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6C55" w14:textId="77777777" w:rsidR="00444EA2" w:rsidRPr="008553AD" w:rsidRDefault="00444EA2" w:rsidP="005F412F">
      <w:pPr>
        <w:pStyle w:val="Caption"/>
        <w:spacing w:before="360" w:after="0"/>
        <w:rPr>
          <w:rFonts w:cstheme="minorHAnsi"/>
          <w:color w:val="0070C0"/>
          <w:sz w:val="22"/>
          <w:szCs w:val="22"/>
        </w:rPr>
      </w:pPr>
    </w:p>
    <w:tbl>
      <w:tblPr>
        <w:tblStyle w:val="TableGrid"/>
        <w:tblpPr w:leftFromText="180" w:rightFromText="180" w:vertAnchor="page" w:horzAnchor="margin" w:tblpXSpec="center" w:tblpY="1681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505"/>
        <w:gridCol w:w="5845"/>
      </w:tblGrid>
      <w:tr w:rsidR="00FC795A" w:rsidRPr="008553AD" w14:paraId="0E6737ED" w14:textId="77777777" w:rsidTr="00FC795A">
        <w:trPr>
          <w:trHeight w:val="353"/>
        </w:trPr>
        <w:tc>
          <w:tcPr>
            <w:tcW w:w="3505" w:type="dxa"/>
            <w:shd w:val="clear" w:color="auto" w:fill="F2F2F2" w:themeFill="background1" w:themeFillShade="F2"/>
          </w:tcPr>
          <w:p w14:paraId="5780D3B1" w14:textId="77777777" w:rsidR="00FC795A" w:rsidRPr="008553AD" w:rsidRDefault="00FC795A" w:rsidP="008C08C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New Project or Request Title</w:t>
            </w:r>
          </w:p>
        </w:tc>
        <w:tc>
          <w:tcPr>
            <w:tcW w:w="5845" w:type="dxa"/>
          </w:tcPr>
          <w:p w14:paraId="04460CD7" w14:textId="0602EFD2" w:rsidR="00FC795A" w:rsidRPr="008553AD" w:rsidRDefault="00906A51" w:rsidP="00FC795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EABT </w:t>
            </w:r>
            <w:r w:rsidR="00126167">
              <w:rPr>
                <w:rFonts w:cstheme="minorHAnsi"/>
              </w:rPr>
              <w:t>Balance Transfer</w:t>
            </w:r>
            <w:r>
              <w:rPr>
                <w:rFonts w:cstheme="minorHAnsi"/>
              </w:rPr>
              <w:t xml:space="preserve"> Abandon Email</w:t>
            </w:r>
            <w:r w:rsidR="00126167">
              <w:rPr>
                <w:rFonts w:cstheme="minorHAnsi"/>
              </w:rPr>
              <w:t xml:space="preserve"> Survey</w:t>
            </w:r>
          </w:p>
        </w:tc>
      </w:tr>
      <w:tr w:rsidR="00FC795A" w:rsidRPr="008553AD" w14:paraId="189F8F23" w14:textId="77777777" w:rsidTr="00FC795A">
        <w:trPr>
          <w:trHeight w:val="335"/>
        </w:trPr>
        <w:tc>
          <w:tcPr>
            <w:tcW w:w="3505" w:type="dxa"/>
            <w:shd w:val="clear" w:color="auto" w:fill="F2F2F2" w:themeFill="background1" w:themeFillShade="F2"/>
          </w:tcPr>
          <w:p w14:paraId="28D92BD5" w14:textId="77777777" w:rsidR="00FC795A" w:rsidRPr="008553AD" w:rsidRDefault="00FC795A" w:rsidP="00FC795A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Requestor</w:t>
            </w:r>
          </w:p>
        </w:tc>
        <w:tc>
          <w:tcPr>
            <w:tcW w:w="5845" w:type="dxa"/>
          </w:tcPr>
          <w:p w14:paraId="2E734EB7" w14:textId="05D4E37A" w:rsidR="00FC795A" w:rsidRPr="008553AD" w:rsidRDefault="005D6510" w:rsidP="00FC795A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</w:tr>
      <w:tr w:rsidR="00FC795A" w:rsidRPr="008553AD" w14:paraId="4733DAB3" w14:textId="77777777" w:rsidTr="00FC795A">
        <w:tc>
          <w:tcPr>
            <w:tcW w:w="3505" w:type="dxa"/>
            <w:shd w:val="clear" w:color="auto" w:fill="F2F2F2" w:themeFill="background1" w:themeFillShade="F2"/>
          </w:tcPr>
          <w:p w14:paraId="3C42DE39" w14:textId="77777777" w:rsidR="00FC795A" w:rsidRPr="008553AD" w:rsidRDefault="0071537F" w:rsidP="00FC795A">
            <w:pPr>
              <w:rPr>
                <w:rFonts w:cstheme="minorHAnsi"/>
                <w:b/>
              </w:rPr>
            </w:pPr>
            <w:r w:rsidRPr="008553AD">
              <w:rPr>
                <w:rFonts w:cstheme="minorHAnsi"/>
                <w:b/>
              </w:rPr>
              <w:t xml:space="preserve">Discover </w:t>
            </w:r>
            <w:r w:rsidR="00FC795A" w:rsidRPr="008553AD">
              <w:rPr>
                <w:rFonts w:cstheme="minorHAnsi"/>
                <w:b/>
              </w:rPr>
              <w:t>POC(s)</w:t>
            </w:r>
          </w:p>
          <w:p w14:paraId="6C54067F" w14:textId="77777777" w:rsidR="00FC795A" w:rsidRPr="008553AD" w:rsidRDefault="00FC795A" w:rsidP="00FC795A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>(+ email address, phone)</w:t>
            </w:r>
          </w:p>
        </w:tc>
        <w:tc>
          <w:tcPr>
            <w:tcW w:w="5845" w:type="dxa"/>
          </w:tcPr>
          <w:p w14:paraId="6E8A3583" w14:textId="048D8271" w:rsidR="00FC795A" w:rsidRPr="008553AD" w:rsidRDefault="00783EA4" w:rsidP="0018019D">
            <w:pPr>
              <w:rPr>
                <w:rFonts w:cstheme="minorHAnsi"/>
              </w:rPr>
            </w:pPr>
            <w:hyperlink r:id="rId11" w:history="1">
              <w:r w:rsidR="005D6510" w:rsidRPr="00025A41">
                <w:rPr>
                  <w:rStyle w:val="Hyperlink"/>
                  <w:rFonts w:cstheme="minorHAnsi"/>
                </w:rPr>
                <w:t>haleighstern@discover.com</w:t>
              </w:r>
            </w:hyperlink>
            <w:r w:rsidR="005D6510">
              <w:rPr>
                <w:rFonts w:cstheme="minorHAnsi"/>
              </w:rPr>
              <w:t xml:space="preserve">; </w:t>
            </w:r>
            <w:r w:rsidR="00F161F7">
              <w:rPr>
                <w:rFonts w:cstheme="minorHAnsi"/>
              </w:rPr>
              <w:t>630-688-4943</w:t>
            </w:r>
          </w:p>
        </w:tc>
      </w:tr>
      <w:tr w:rsidR="00FC795A" w:rsidRPr="008553AD" w14:paraId="3EC4D58F" w14:textId="77777777" w:rsidTr="00FC795A">
        <w:trPr>
          <w:trHeight w:val="353"/>
        </w:trPr>
        <w:tc>
          <w:tcPr>
            <w:tcW w:w="3505" w:type="dxa"/>
            <w:shd w:val="clear" w:color="auto" w:fill="F2F2F2" w:themeFill="background1" w:themeFillShade="F2"/>
          </w:tcPr>
          <w:p w14:paraId="2B59E576" w14:textId="77777777" w:rsidR="00FC795A" w:rsidRPr="008553AD" w:rsidRDefault="0071537F" w:rsidP="00FC795A">
            <w:pPr>
              <w:rPr>
                <w:rFonts w:cstheme="minorHAnsi"/>
                <w:b/>
              </w:rPr>
            </w:pPr>
            <w:r w:rsidRPr="008553AD">
              <w:rPr>
                <w:rFonts w:cstheme="minorHAnsi"/>
                <w:b/>
              </w:rPr>
              <w:t>Discover</w:t>
            </w:r>
            <w:r w:rsidR="00FC795A" w:rsidRPr="008553AD">
              <w:rPr>
                <w:rFonts w:cstheme="minorHAnsi"/>
                <w:b/>
              </w:rPr>
              <w:t xml:space="preserve"> Billable Owner</w:t>
            </w:r>
          </w:p>
        </w:tc>
        <w:tc>
          <w:tcPr>
            <w:tcW w:w="5845" w:type="dxa"/>
          </w:tcPr>
          <w:p w14:paraId="32C4B0F1" w14:textId="77777777" w:rsidR="00FC795A" w:rsidRPr="008553AD" w:rsidRDefault="00433F3E" w:rsidP="00FC795A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 xml:space="preserve">Sheila Hughes </w:t>
            </w:r>
          </w:p>
        </w:tc>
      </w:tr>
      <w:tr w:rsidR="00FC795A" w:rsidRPr="008553AD" w14:paraId="3B45504C" w14:textId="77777777" w:rsidTr="00FC795A">
        <w:trPr>
          <w:trHeight w:val="362"/>
        </w:trPr>
        <w:tc>
          <w:tcPr>
            <w:tcW w:w="3505" w:type="dxa"/>
            <w:shd w:val="clear" w:color="auto" w:fill="F2F2F2" w:themeFill="background1" w:themeFillShade="F2"/>
          </w:tcPr>
          <w:p w14:paraId="204197C8" w14:textId="77777777" w:rsidR="00FC795A" w:rsidRPr="008553AD" w:rsidRDefault="0071537F" w:rsidP="0071537F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  <w:b w:val="0"/>
              </w:rPr>
            </w:pPr>
            <w:r w:rsidRPr="008553AD">
              <w:rPr>
                <w:rFonts w:cstheme="minorHAnsi"/>
              </w:rPr>
              <w:t>Discover</w:t>
            </w:r>
            <w:r w:rsidR="00FC795A" w:rsidRPr="008553AD">
              <w:rPr>
                <w:rFonts w:cstheme="minorHAnsi"/>
              </w:rPr>
              <w:t xml:space="preserve"> </w:t>
            </w:r>
            <w:r w:rsidRPr="008553AD">
              <w:rPr>
                <w:rFonts w:cstheme="minorHAnsi"/>
              </w:rPr>
              <w:t>Business Unit</w:t>
            </w:r>
            <w:r w:rsidR="00017DDE" w:rsidRPr="008553AD">
              <w:rPr>
                <w:rFonts w:cstheme="minorHAnsi"/>
              </w:rPr>
              <w:t xml:space="preserve"> (LOB)</w:t>
            </w:r>
          </w:p>
        </w:tc>
        <w:tc>
          <w:tcPr>
            <w:tcW w:w="5845" w:type="dxa"/>
          </w:tcPr>
          <w:p w14:paraId="0F689C6A" w14:textId="77777777" w:rsidR="00FC795A" w:rsidRPr="008553AD" w:rsidRDefault="00433F3E" w:rsidP="00FC795A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 xml:space="preserve">Card </w:t>
            </w:r>
          </w:p>
        </w:tc>
      </w:tr>
      <w:tr w:rsidR="00FC795A" w:rsidRPr="008553AD" w14:paraId="42B83C40" w14:textId="77777777" w:rsidTr="00FC795A">
        <w:trPr>
          <w:trHeight w:val="362"/>
        </w:trPr>
        <w:tc>
          <w:tcPr>
            <w:tcW w:w="3505" w:type="dxa"/>
            <w:shd w:val="clear" w:color="auto" w:fill="F2F2F2" w:themeFill="background1" w:themeFillShade="F2"/>
          </w:tcPr>
          <w:p w14:paraId="6D263984" w14:textId="77777777" w:rsidR="00FC795A" w:rsidRPr="008553AD" w:rsidRDefault="00FC795A" w:rsidP="00FC795A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Date Submitted</w:t>
            </w:r>
          </w:p>
        </w:tc>
        <w:tc>
          <w:tcPr>
            <w:tcW w:w="5845" w:type="dxa"/>
          </w:tcPr>
          <w:p w14:paraId="6E7968D9" w14:textId="43DA6A29" w:rsidR="008E66AB" w:rsidRPr="008553AD" w:rsidRDefault="0065519E" w:rsidP="00A60351">
            <w:pPr>
              <w:rPr>
                <w:rFonts w:cstheme="minorHAnsi"/>
              </w:rPr>
            </w:pPr>
            <w:r>
              <w:rPr>
                <w:rFonts w:cstheme="minorHAnsi"/>
              </w:rPr>
              <w:t>12/9/2022</w:t>
            </w:r>
          </w:p>
        </w:tc>
      </w:tr>
    </w:tbl>
    <w:p w14:paraId="30EC40FD" w14:textId="67DB53E4" w:rsidR="00A4381D" w:rsidRPr="008553AD" w:rsidRDefault="00A4381D" w:rsidP="00222CA2">
      <w:pPr>
        <w:pStyle w:val="Heading2"/>
        <w:rPr>
          <w:rFonts w:cstheme="minorHAnsi"/>
        </w:rPr>
      </w:pPr>
    </w:p>
    <w:p w14:paraId="7285E64D" w14:textId="77777777" w:rsidR="00AE76E4" w:rsidRPr="008553AD" w:rsidRDefault="00AE76E4" w:rsidP="00222CA2">
      <w:pPr>
        <w:pStyle w:val="Heading2"/>
        <w:rPr>
          <w:rFonts w:cstheme="minorHAnsi"/>
        </w:rPr>
      </w:pPr>
    </w:p>
    <w:p w14:paraId="15E10140" w14:textId="77777777" w:rsidR="00AE76E4" w:rsidRPr="008553AD" w:rsidRDefault="00AE76E4" w:rsidP="00222CA2">
      <w:pPr>
        <w:pStyle w:val="Heading2"/>
        <w:rPr>
          <w:rFonts w:cstheme="minorHAnsi"/>
        </w:rPr>
      </w:pPr>
    </w:p>
    <w:p w14:paraId="73F9AFAA" w14:textId="77777777" w:rsidR="00AE76E4" w:rsidRPr="008553AD" w:rsidRDefault="00AE76E4" w:rsidP="00222CA2">
      <w:pPr>
        <w:pStyle w:val="Heading2"/>
        <w:rPr>
          <w:rFonts w:cstheme="minorHAnsi"/>
        </w:rPr>
      </w:pPr>
    </w:p>
    <w:p w14:paraId="4CD50E88" w14:textId="77777777" w:rsidR="00AE76E4" w:rsidRPr="008553AD" w:rsidRDefault="00AE76E4" w:rsidP="00222CA2">
      <w:pPr>
        <w:pStyle w:val="Heading2"/>
        <w:rPr>
          <w:rFonts w:cstheme="minorHAnsi"/>
        </w:rPr>
      </w:pPr>
    </w:p>
    <w:p w14:paraId="249B6853" w14:textId="77777777" w:rsidR="007F3FD3" w:rsidRPr="008553AD" w:rsidRDefault="007F3FD3" w:rsidP="00222CA2">
      <w:pPr>
        <w:pStyle w:val="Heading2"/>
        <w:rPr>
          <w:rFonts w:cstheme="minorHAnsi"/>
        </w:rPr>
      </w:pPr>
    </w:p>
    <w:p w14:paraId="78FE07B9" w14:textId="77777777" w:rsidR="007F3FD3" w:rsidRPr="008553AD" w:rsidRDefault="007F3FD3" w:rsidP="00222CA2">
      <w:pPr>
        <w:pStyle w:val="Heading2"/>
        <w:rPr>
          <w:rFonts w:cstheme="minorHAnsi"/>
        </w:rPr>
      </w:pPr>
    </w:p>
    <w:p w14:paraId="447B40AA" w14:textId="77777777" w:rsidR="00FA31C5" w:rsidRPr="008553AD" w:rsidRDefault="00FA31C5" w:rsidP="00222CA2">
      <w:pPr>
        <w:pStyle w:val="Heading2"/>
        <w:rPr>
          <w:rFonts w:cstheme="minorHAnsi"/>
        </w:rPr>
      </w:pPr>
    </w:p>
    <w:p w14:paraId="476C885C" w14:textId="77777777" w:rsidR="00AE4268" w:rsidRPr="008553AD" w:rsidRDefault="00D55C8A" w:rsidP="00222CA2">
      <w:pPr>
        <w:pStyle w:val="Heading2"/>
        <w:rPr>
          <w:rFonts w:cstheme="minorHAnsi"/>
        </w:rPr>
      </w:pPr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F8FEE5" wp14:editId="2D576B56">
                <wp:simplePos x="0" y="0"/>
                <wp:positionH relativeFrom="column">
                  <wp:posOffset>381000</wp:posOffset>
                </wp:positionH>
                <wp:positionV relativeFrom="paragraph">
                  <wp:posOffset>156845</wp:posOffset>
                </wp:positionV>
                <wp:extent cx="3343275" cy="295275"/>
                <wp:effectExtent l="0" t="0" r="9525" b="9525"/>
                <wp:wrapNone/>
                <wp:docPr id="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5DC68" w14:textId="77777777" w:rsidR="00BD2973" w:rsidRPr="00A03995" w:rsidRDefault="00BD2973" w:rsidP="00D55C8A">
                            <w:pPr>
                              <w:spacing w:after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Revision History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8FE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pt;margin-top:12.35pt;width:263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" stroked="f">
                <v:textbox>
                  <w:txbxContent>
                    <w:p w14:paraId="72B5DC68" w14:textId="77777777" w:rsidR="00BD2973" w:rsidRPr="00A03995" w:rsidRDefault="00BD2973" w:rsidP="00D55C8A">
                      <w:pPr>
                        <w:spacing w:after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Revision History</w:t>
                      </w:r>
                    </w:p>
                  </w:txbxContent>
                </v:textbox>
              </v:shape>
            </w:pict>
          </mc:Fallback>
        </mc:AlternateContent>
      </w:r>
    </w:p>
    <w:p w14:paraId="29B7F9A8" w14:textId="77777777" w:rsidR="00C70DA5" w:rsidRPr="008553AD" w:rsidRDefault="00C70DA5" w:rsidP="00C70DA5">
      <w:pPr>
        <w:rPr>
          <w:rFonts w:cstheme="minorHAnsi"/>
        </w:rPr>
      </w:pPr>
      <w:bookmarkStart w:id="0" w:name="_Toc182909736"/>
      <w:bookmarkStart w:id="1" w:name="_Toc188167700"/>
      <w:bookmarkStart w:id="2" w:name="_Toc188436250"/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509"/>
        <w:gridCol w:w="1438"/>
        <w:gridCol w:w="1530"/>
        <w:gridCol w:w="4883"/>
      </w:tblGrid>
      <w:tr w:rsidR="00FA31C5" w:rsidRPr="008553AD" w14:paraId="59B10AE3" w14:textId="77777777" w:rsidTr="00A21294">
        <w:tc>
          <w:tcPr>
            <w:tcW w:w="1509" w:type="dxa"/>
            <w:shd w:val="clear" w:color="auto" w:fill="FF0000"/>
          </w:tcPr>
          <w:p w14:paraId="11F15968" w14:textId="77777777" w:rsidR="00C70DA5" w:rsidRPr="008553AD" w:rsidRDefault="00C70DA5" w:rsidP="005E3EC7">
            <w:pPr>
              <w:rPr>
                <w:rFonts w:cstheme="minorHAnsi"/>
                <w:b/>
                <w:color w:val="FFFFFF"/>
              </w:rPr>
            </w:pPr>
            <w:r w:rsidRPr="008553AD">
              <w:rPr>
                <w:rFonts w:cstheme="minorHAnsi"/>
                <w:b/>
                <w:color w:val="FFFFFF"/>
              </w:rPr>
              <w:t>Date</w:t>
            </w:r>
          </w:p>
        </w:tc>
        <w:tc>
          <w:tcPr>
            <w:tcW w:w="1438" w:type="dxa"/>
            <w:shd w:val="clear" w:color="auto" w:fill="FF0000"/>
          </w:tcPr>
          <w:p w14:paraId="72FFA72C" w14:textId="77777777" w:rsidR="00C70DA5" w:rsidRPr="008553AD" w:rsidRDefault="00C70DA5" w:rsidP="005E3EC7">
            <w:pPr>
              <w:rPr>
                <w:rFonts w:cstheme="minorHAnsi"/>
                <w:b/>
                <w:color w:val="FFFFFF"/>
              </w:rPr>
            </w:pPr>
            <w:r w:rsidRPr="008553AD">
              <w:rPr>
                <w:rFonts w:cstheme="minorHAnsi"/>
                <w:b/>
                <w:color w:val="FFFFFF"/>
              </w:rPr>
              <w:t>Version</w:t>
            </w:r>
          </w:p>
        </w:tc>
        <w:tc>
          <w:tcPr>
            <w:tcW w:w="1530" w:type="dxa"/>
            <w:shd w:val="clear" w:color="auto" w:fill="FF0000"/>
          </w:tcPr>
          <w:p w14:paraId="54BD2C42" w14:textId="77777777" w:rsidR="00C70DA5" w:rsidRPr="008553AD" w:rsidRDefault="00C70DA5" w:rsidP="005E3EC7">
            <w:pPr>
              <w:rPr>
                <w:rFonts w:cstheme="minorHAnsi"/>
                <w:b/>
                <w:color w:val="FFFFFF"/>
              </w:rPr>
            </w:pPr>
            <w:r w:rsidRPr="008553AD">
              <w:rPr>
                <w:rFonts w:cstheme="minorHAnsi"/>
                <w:b/>
                <w:color w:val="FFFFFF"/>
              </w:rPr>
              <w:t>Author</w:t>
            </w:r>
          </w:p>
        </w:tc>
        <w:tc>
          <w:tcPr>
            <w:tcW w:w="4883" w:type="dxa"/>
            <w:shd w:val="clear" w:color="auto" w:fill="FF0000"/>
          </w:tcPr>
          <w:p w14:paraId="7857C1C1" w14:textId="77777777" w:rsidR="00C70DA5" w:rsidRPr="008553AD" w:rsidRDefault="00C70DA5" w:rsidP="005E3EC7">
            <w:pPr>
              <w:rPr>
                <w:rFonts w:cstheme="minorHAnsi"/>
                <w:b/>
                <w:color w:val="FFFFFF"/>
              </w:rPr>
            </w:pPr>
            <w:r w:rsidRPr="008553AD">
              <w:rPr>
                <w:rFonts w:cstheme="minorHAnsi"/>
                <w:b/>
                <w:color w:val="FFFFFF"/>
              </w:rPr>
              <w:t>Description</w:t>
            </w:r>
          </w:p>
        </w:tc>
      </w:tr>
      <w:tr w:rsidR="00FA31C5" w:rsidRPr="008553AD" w14:paraId="1C1761D0" w14:textId="77777777" w:rsidTr="00A21294">
        <w:tc>
          <w:tcPr>
            <w:tcW w:w="1509" w:type="dxa"/>
          </w:tcPr>
          <w:p w14:paraId="77FB9761" w14:textId="7A5B0F12" w:rsidR="00C70DA5" w:rsidRPr="008553AD" w:rsidRDefault="00C70DA5" w:rsidP="005E3EC7">
            <w:pPr>
              <w:rPr>
                <w:rFonts w:cstheme="minorHAnsi"/>
              </w:rPr>
            </w:pPr>
          </w:p>
        </w:tc>
        <w:tc>
          <w:tcPr>
            <w:tcW w:w="1438" w:type="dxa"/>
          </w:tcPr>
          <w:p w14:paraId="09EB5A2E" w14:textId="77777777" w:rsidR="00C70DA5" w:rsidRPr="008553AD" w:rsidRDefault="00433F3E" w:rsidP="005E3EC7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>1</w:t>
            </w:r>
          </w:p>
        </w:tc>
        <w:tc>
          <w:tcPr>
            <w:tcW w:w="1530" w:type="dxa"/>
          </w:tcPr>
          <w:p w14:paraId="24EF4698" w14:textId="77777777" w:rsidR="00C70DA5" w:rsidRPr="008553AD" w:rsidRDefault="00DD4D8B" w:rsidP="005E3EC7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0A73EB52" w14:textId="77777777" w:rsidR="00C70DA5" w:rsidRPr="008553AD" w:rsidRDefault="00433F3E" w:rsidP="005E3EC7">
            <w:pPr>
              <w:rPr>
                <w:rFonts w:cstheme="minorHAnsi"/>
              </w:rPr>
            </w:pPr>
            <w:r w:rsidRPr="008553AD">
              <w:rPr>
                <w:rFonts w:cstheme="minorHAnsi"/>
              </w:rPr>
              <w:t>Initial BRD</w:t>
            </w:r>
          </w:p>
        </w:tc>
      </w:tr>
      <w:tr w:rsidR="00FD520A" w:rsidRPr="008553AD" w14:paraId="6E85A708" w14:textId="77777777" w:rsidTr="00A21294">
        <w:tc>
          <w:tcPr>
            <w:tcW w:w="1509" w:type="dxa"/>
          </w:tcPr>
          <w:p w14:paraId="481024CE" w14:textId="3C42987E" w:rsidR="00FD520A" w:rsidRPr="008553AD" w:rsidRDefault="00CA0F5E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12/19/2022</w:t>
            </w:r>
          </w:p>
        </w:tc>
        <w:tc>
          <w:tcPr>
            <w:tcW w:w="1438" w:type="dxa"/>
          </w:tcPr>
          <w:p w14:paraId="2E60CE2D" w14:textId="4A642F46" w:rsidR="00FD520A" w:rsidRPr="008553AD" w:rsidRDefault="00CA0F5E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530" w:type="dxa"/>
          </w:tcPr>
          <w:p w14:paraId="52D257EF" w14:textId="3F70DBD7" w:rsidR="00FD520A" w:rsidRPr="008553AD" w:rsidRDefault="00CA0F5E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6A843F84" w14:textId="17380953" w:rsidR="00FD520A" w:rsidRPr="008553AD" w:rsidRDefault="00CA0F5E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Updates post Oracle/BT/Email touch base, all changes marked up </w:t>
            </w:r>
          </w:p>
        </w:tc>
      </w:tr>
      <w:tr w:rsidR="005E5699" w:rsidRPr="008553AD" w14:paraId="73B7F027" w14:textId="77777777" w:rsidTr="00A21294">
        <w:tc>
          <w:tcPr>
            <w:tcW w:w="1509" w:type="dxa"/>
          </w:tcPr>
          <w:p w14:paraId="46888707" w14:textId="4F0B3D82" w:rsidR="005E5699" w:rsidRDefault="005E5699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1/6/2023</w:t>
            </w:r>
          </w:p>
        </w:tc>
        <w:tc>
          <w:tcPr>
            <w:tcW w:w="1438" w:type="dxa"/>
          </w:tcPr>
          <w:p w14:paraId="7EB0F08E" w14:textId="4BEF7A55" w:rsidR="005E5699" w:rsidRDefault="005E5699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530" w:type="dxa"/>
          </w:tcPr>
          <w:p w14:paraId="65096FB2" w14:textId="34F35184" w:rsidR="005E5699" w:rsidRDefault="005E5699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360EE019" w14:textId="4B9E6DC1" w:rsidR="005E5699" w:rsidRDefault="005E5699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Edited file delivery schedule</w:t>
            </w:r>
            <w:r w:rsidR="00D02CDF">
              <w:rPr>
                <w:rFonts w:cstheme="minorHAnsi"/>
              </w:rPr>
              <w:t>; cleaned up file section; updated creative section confirming concept 1 usage</w:t>
            </w:r>
          </w:p>
        </w:tc>
      </w:tr>
      <w:tr w:rsidR="00870788" w:rsidRPr="008553AD" w14:paraId="1F70815E" w14:textId="77777777" w:rsidTr="00A21294">
        <w:trPr>
          <w:ins w:id="3" w:author="Haleigh Stern" w:date="2023-02-02T09:22:00Z"/>
        </w:trPr>
        <w:tc>
          <w:tcPr>
            <w:tcW w:w="1509" w:type="dxa"/>
          </w:tcPr>
          <w:p w14:paraId="6B47E6BF" w14:textId="46AD88F6" w:rsidR="00870788" w:rsidRDefault="00870788" w:rsidP="00A46FC4">
            <w:pPr>
              <w:rPr>
                <w:ins w:id="4" w:author="Haleigh Stern" w:date="2023-02-02T09:22:00Z"/>
                <w:rFonts w:cstheme="minorHAnsi"/>
              </w:rPr>
            </w:pPr>
            <w:r>
              <w:rPr>
                <w:rFonts w:cstheme="minorHAnsi"/>
              </w:rPr>
              <w:t>2/</w:t>
            </w:r>
            <w:r w:rsidR="00B55198">
              <w:rPr>
                <w:rFonts w:cstheme="minorHAnsi"/>
              </w:rPr>
              <w:t>13</w:t>
            </w:r>
            <w:r>
              <w:rPr>
                <w:rFonts w:cstheme="minorHAnsi"/>
              </w:rPr>
              <w:t>/23</w:t>
            </w:r>
          </w:p>
        </w:tc>
        <w:tc>
          <w:tcPr>
            <w:tcW w:w="1438" w:type="dxa"/>
          </w:tcPr>
          <w:p w14:paraId="406C15E9" w14:textId="757B34B4" w:rsidR="00870788" w:rsidRDefault="00870788" w:rsidP="005E3EC7">
            <w:pPr>
              <w:rPr>
                <w:ins w:id="5" w:author="Haleigh Stern" w:date="2023-02-02T09:22:00Z"/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530" w:type="dxa"/>
          </w:tcPr>
          <w:p w14:paraId="0D917479" w14:textId="6A54C7E4" w:rsidR="00870788" w:rsidRDefault="00870788" w:rsidP="005E3EC7">
            <w:pPr>
              <w:rPr>
                <w:ins w:id="6" w:author="Haleigh Stern" w:date="2023-02-02T09:22:00Z"/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202DFDDB" w14:textId="7634114C" w:rsidR="00870788" w:rsidRDefault="00870788" w:rsidP="005E3EC7">
            <w:pPr>
              <w:rPr>
                <w:ins w:id="7" w:author="Haleigh Stern" w:date="2023-02-02T09:22:00Z"/>
                <w:rFonts w:cstheme="minorHAnsi"/>
              </w:rPr>
            </w:pPr>
            <w:r>
              <w:rPr>
                <w:rFonts w:cstheme="minorHAnsi"/>
              </w:rPr>
              <w:t>Added survey data confirmations</w:t>
            </w:r>
          </w:p>
        </w:tc>
      </w:tr>
      <w:tr w:rsidR="003718E6" w:rsidRPr="008553AD" w14:paraId="439095C2" w14:textId="77777777" w:rsidTr="00A21294">
        <w:tc>
          <w:tcPr>
            <w:tcW w:w="1509" w:type="dxa"/>
          </w:tcPr>
          <w:p w14:paraId="6562F817" w14:textId="13A262EA" w:rsidR="003718E6" w:rsidRDefault="003718E6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2/24/23</w:t>
            </w:r>
          </w:p>
        </w:tc>
        <w:tc>
          <w:tcPr>
            <w:tcW w:w="1438" w:type="dxa"/>
          </w:tcPr>
          <w:p w14:paraId="20D48996" w14:textId="57B96201" w:rsidR="003718E6" w:rsidRDefault="003718E6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530" w:type="dxa"/>
          </w:tcPr>
          <w:p w14:paraId="14AF034E" w14:textId="627391FB" w:rsidR="003718E6" w:rsidRDefault="003718E6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191E8993" w14:textId="5B93F884" w:rsidR="003718E6" w:rsidRDefault="003718E6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Update per latest conversation with Oracle</w:t>
            </w:r>
            <w:r w:rsidR="00270CE4">
              <w:rPr>
                <w:rFonts w:cstheme="minorHAnsi"/>
              </w:rPr>
              <w:t xml:space="preserve"> (green highlights for BT)</w:t>
            </w:r>
          </w:p>
        </w:tc>
      </w:tr>
      <w:tr w:rsidR="005C58EF" w:rsidRPr="008553AD" w14:paraId="3410822B" w14:textId="77777777" w:rsidTr="00A21294">
        <w:tc>
          <w:tcPr>
            <w:tcW w:w="1509" w:type="dxa"/>
          </w:tcPr>
          <w:p w14:paraId="6EE87482" w14:textId="0D772AD1" w:rsidR="005C58EF" w:rsidRDefault="005C58EF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3/2/23</w:t>
            </w:r>
          </w:p>
        </w:tc>
        <w:tc>
          <w:tcPr>
            <w:tcW w:w="1438" w:type="dxa"/>
          </w:tcPr>
          <w:p w14:paraId="66CA7F6F" w14:textId="2FB24EBF" w:rsidR="005C58EF" w:rsidRDefault="005C58EF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530" w:type="dxa"/>
          </w:tcPr>
          <w:p w14:paraId="0187A7DC" w14:textId="2D5C2633" w:rsidR="005C58EF" w:rsidRDefault="005C58EF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4C3F50ED" w14:textId="2665A03E" w:rsidR="005C58EF" w:rsidRDefault="005C58EF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Added creative/functionality notes in Creative Requirements section</w:t>
            </w:r>
          </w:p>
        </w:tc>
      </w:tr>
      <w:tr w:rsidR="00475440" w:rsidRPr="008553AD" w14:paraId="09E78286" w14:textId="77777777" w:rsidTr="00A21294">
        <w:tc>
          <w:tcPr>
            <w:tcW w:w="1509" w:type="dxa"/>
          </w:tcPr>
          <w:p w14:paraId="2FAB7342" w14:textId="70A5934F" w:rsidR="00475440" w:rsidRDefault="00475440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4/14/23</w:t>
            </w:r>
          </w:p>
        </w:tc>
        <w:tc>
          <w:tcPr>
            <w:tcW w:w="1438" w:type="dxa"/>
          </w:tcPr>
          <w:p w14:paraId="5F71759B" w14:textId="1B113D28" w:rsidR="00475440" w:rsidRDefault="00475440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530" w:type="dxa"/>
          </w:tcPr>
          <w:p w14:paraId="1EB991DA" w14:textId="14EEF6FA" w:rsidR="00475440" w:rsidRDefault="00475440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501D2A2B" w14:textId="2490A198" w:rsidR="00475440" w:rsidRDefault="00E1724E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Updated Technical Requirements for </w:t>
            </w:r>
            <w:r w:rsidR="004454A3">
              <w:rPr>
                <w:rFonts w:cstheme="minorHAnsi"/>
              </w:rPr>
              <w:t>EABT Survey file</w:t>
            </w:r>
            <w:r w:rsidR="00493017">
              <w:rPr>
                <w:rFonts w:cstheme="minorHAnsi"/>
              </w:rPr>
              <w:t>; updated screen shots and interaction notes (highlighted throughout)</w:t>
            </w:r>
          </w:p>
        </w:tc>
      </w:tr>
      <w:tr w:rsidR="007654E0" w:rsidRPr="008553AD" w14:paraId="118EBC9C" w14:textId="77777777" w:rsidTr="00A21294">
        <w:tc>
          <w:tcPr>
            <w:tcW w:w="1509" w:type="dxa"/>
          </w:tcPr>
          <w:p w14:paraId="06B99937" w14:textId="1104E283" w:rsidR="007654E0" w:rsidRDefault="007654E0" w:rsidP="00A46FC4">
            <w:pPr>
              <w:rPr>
                <w:rFonts w:cstheme="minorHAnsi"/>
              </w:rPr>
            </w:pPr>
            <w:r>
              <w:rPr>
                <w:rFonts w:cstheme="minorHAnsi"/>
              </w:rPr>
              <w:t>4/19/23</w:t>
            </w:r>
          </w:p>
        </w:tc>
        <w:tc>
          <w:tcPr>
            <w:tcW w:w="1438" w:type="dxa"/>
          </w:tcPr>
          <w:p w14:paraId="193789AE" w14:textId="03726960" w:rsidR="007654E0" w:rsidRDefault="007654E0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530" w:type="dxa"/>
          </w:tcPr>
          <w:p w14:paraId="02A9A29E" w14:textId="3677836D" w:rsidR="007654E0" w:rsidRDefault="007654E0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Haleigh Stern</w:t>
            </w:r>
          </w:p>
        </w:tc>
        <w:tc>
          <w:tcPr>
            <w:tcW w:w="4883" w:type="dxa"/>
          </w:tcPr>
          <w:p w14:paraId="40D04909" w14:textId="458589B2" w:rsidR="007654E0" w:rsidRDefault="00762AA0" w:rsidP="005E3EC7">
            <w:pPr>
              <w:rPr>
                <w:rFonts w:cstheme="minorHAnsi"/>
              </w:rPr>
            </w:pPr>
            <w:r>
              <w:rPr>
                <w:rFonts w:cstheme="minorHAnsi"/>
              </w:rPr>
              <w:t>Updated reporting section as the team works through setting up an automated job to pull response</w:t>
            </w:r>
            <w:r w:rsidR="00783EA4">
              <w:rPr>
                <w:rFonts w:cstheme="minorHAnsi"/>
              </w:rPr>
              <w:t xml:space="preserve"> file</w:t>
            </w:r>
            <w:r>
              <w:rPr>
                <w:rFonts w:cstheme="minorHAnsi"/>
              </w:rPr>
              <w:t xml:space="preserve">; also updated the New File data requirements to Y/N for </w:t>
            </w:r>
            <w:r w:rsidR="009B0ED7">
              <w:rPr>
                <w:rFonts w:cstheme="minorHAnsi"/>
              </w:rPr>
              <w:t>question 1 due to the ability to select multiple responses</w:t>
            </w:r>
            <w:r w:rsidR="00783EA4">
              <w:rPr>
                <w:rFonts w:cstheme="minorHAnsi"/>
              </w:rPr>
              <w:t>; added link for Learn More in Creative Requirements</w:t>
            </w:r>
          </w:p>
        </w:tc>
      </w:tr>
    </w:tbl>
    <w:bookmarkEnd w:id="0"/>
    <w:bookmarkEnd w:id="1"/>
    <w:bookmarkEnd w:id="2"/>
    <w:p w14:paraId="4B101375" w14:textId="1B1AFE14" w:rsidR="00C60439" w:rsidRDefault="00C60439" w:rsidP="00822DFD">
      <w:pPr>
        <w:rPr>
          <w:rFonts w:cstheme="minorHAnsi"/>
        </w:rPr>
      </w:pPr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BD9B69" wp14:editId="2020D29E">
                <wp:simplePos x="0" y="0"/>
                <wp:positionH relativeFrom="column">
                  <wp:posOffset>16297</wp:posOffset>
                </wp:positionH>
                <wp:positionV relativeFrom="paragraph">
                  <wp:posOffset>197500</wp:posOffset>
                </wp:positionV>
                <wp:extent cx="3343275" cy="295275"/>
                <wp:effectExtent l="0" t="0" r="9525" b="952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E1C3E" w14:textId="77777777" w:rsidR="00BD2973" w:rsidRPr="00A03995" w:rsidRDefault="00BD2973" w:rsidP="00084B6C">
                            <w:pPr>
                              <w:spacing w:after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Project/Technical Request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9B69" id="Text Box 2" o:spid="_x0000_s1027" type="#_x0000_t202" style="position:absolute;margin-left:1.3pt;margin-top:15.55pt;width:263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" stroked="f">
                <v:textbox>
                  <w:txbxContent>
                    <w:p w14:paraId="2B6E1C3E" w14:textId="77777777" w:rsidR="00BD2973" w:rsidRPr="00A03995" w:rsidRDefault="00BD2973" w:rsidP="00084B6C">
                      <w:pPr>
                        <w:spacing w:after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Project/Technical Request Details</w:t>
                      </w:r>
                    </w:p>
                  </w:txbxContent>
                </v:textbox>
              </v:shape>
            </w:pict>
          </mc:Fallback>
        </mc:AlternateContent>
      </w:r>
    </w:p>
    <w:p w14:paraId="1865D652" w14:textId="5456A594" w:rsidR="00222CA2" w:rsidRPr="008553AD" w:rsidRDefault="00222CA2" w:rsidP="00822DFD">
      <w:pPr>
        <w:rPr>
          <w:rFonts w:cstheme="minorHAnsi"/>
        </w:rPr>
      </w:pPr>
    </w:p>
    <w:tbl>
      <w:tblPr>
        <w:tblStyle w:val="TableGrid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5305"/>
        <w:gridCol w:w="5485"/>
      </w:tblGrid>
      <w:tr w:rsidR="008C08C2" w:rsidRPr="008553AD" w14:paraId="508C8A01" w14:textId="77777777" w:rsidTr="00E70A4C">
        <w:trPr>
          <w:trHeight w:val="1493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15DBB75F" w14:textId="77777777" w:rsidR="008C08C2" w:rsidRPr="008553AD" w:rsidRDefault="008C08C2" w:rsidP="008C08C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lastRenderedPageBreak/>
              <w:t>Request Type</w:t>
            </w:r>
          </w:p>
          <w:p w14:paraId="2916781A" w14:textId="77777777" w:rsidR="008C08C2" w:rsidRPr="008553AD" w:rsidRDefault="008C08C2" w:rsidP="008C08C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  <w:b w:val="0"/>
                <w:i/>
              </w:rPr>
              <w:t>Is this a net new request? Or is this request modifying an existing process?</w:t>
            </w:r>
          </w:p>
        </w:tc>
        <w:tc>
          <w:tcPr>
            <w:tcW w:w="5485" w:type="dxa"/>
          </w:tcPr>
          <w:p w14:paraId="4EC0ABD3" w14:textId="1E848345" w:rsidR="008C08C2" w:rsidRPr="008553AD" w:rsidRDefault="00890E4C" w:rsidP="00E70A4C">
            <w:pPr>
              <w:rPr>
                <w:rFonts w:cstheme="minorHAnsi"/>
              </w:rPr>
            </w:pPr>
            <w:r>
              <w:rPr>
                <w:rFonts w:cstheme="minorHAnsi"/>
              </w:rPr>
              <w:t>New survey landing page</w:t>
            </w:r>
            <w:r w:rsidR="00FC186C">
              <w:rPr>
                <w:rFonts w:cstheme="minorHAnsi"/>
              </w:rPr>
              <w:t xml:space="preserve"> and file pass process</w:t>
            </w:r>
            <w:r>
              <w:rPr>
                <w:rFonts w:cstheme="minorHAnsi"/>
              </w:rPr>
              <w:t xml:space="preserve"> </w:t>
            </w:r>
          </w:p>
        </w:tc>
      </w:tr>
      <w:tr w:rsidR="00084B6C" w:rsidRPr="008553AD" w14:paraId="17E26DEC" w14:textId="77777777" w:rsidTr="00E70A4C">
        <w:trPr>
          <w:trHeight w:val="872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3A9725B9" w14:textId="5F66888C" w:rsidR="003D365E" w:rsidRPr="008553AD" w:rsidRDefault="003D365E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Description</w:t>
            </w:r>
            <w:r w:rsidR="005F412F" w:rsidRPr="008553AD">
              <w:rPr>
                <w:rFonts w:cstheme="minorHAnsi"/>
              </w:rPr>
              <w:t>/Overview</w:t>
            </w:r>
          </w:p>
          <w:p w14:paraId="538F107C" w14:textId="77777777" w:rsidR="003D365E" w:rsidRPr="008553AD" w:rsidRDefault="003D365E" w:rsidP="005F412F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  <w:b w:val="0"/>
              </w:rPr>
            </w:pPr>
            <w:r w:rsidRPr="008553AD">
              <w:rPr>
                <w:rFonts w:cstheme="minorHAnsi"/>
                <w:b w:val="0"/>
                <w:i/>
              </w:rPr>
              <w:t>What type of project</w:t>
            </w:r>
            <w:r w:rsidR="00BB7015" w:rsidRPr="008553AD">
              <w:rPr>
                <w:rFonts w:cstheme="minorHAnsi"/>
                <w:b w:val="0"/>
                <w:i/>
              </w:rPr>
              <w:t xml:space="preserve"> request</w:t>
            </w:r>
            <w:r w:rsidRPr="008553AD">
              <w:rPr>
                <w:rFonts w:cstheme="minorHAnsi"/>
                <w:b w:val="0"/>
                <w:i/>
              </w:rPr>
              <w:t xml:space="preserve"> is this? i.e. </w:t>
            </w:r>
            <w:r w:rsidR="00BB7015" w:rsidRPr="008553AD">
              <w:rPr>
                <w:rFonts w:cstheme="minorHAnsi"/>
                <w:b w:val="0"/>
                <w:i/>
              </w:rPr>
              <w:t>f</w:t>
            </w:r>
            <w:r w:rsidRPr="008553AD">
              <w:rPr>
                <w:rFonts w:cstheme="minorHAnsi"/>
                <w:b w:val="0"/>
                <w:i/>
              </w:rPr>
              <w:t xml:space="preserve">orm, new data feed, etc. </w:t>
            </w:r>
          </w:p>
        </w:tc>
        <w:tc>
          <w:tcPr>
            <w:tcW w:w="5485" w:type="dxa"/>
          </w:tcPr>
          <w:p w14:paraId="08A044D4" w14:textId="4BEC87CB" w:rsidR="00726A38" w:rsidRDefault="004A5FDD" w:rsidP="00B86798">
            <w:r w:rsidRPr="00031A42">
              <w:rPr>
                <w:b/>
                <w:bCs/>
              </w:rPr>
              <w:t>New landing page</w:t>
            </w:r>
            <w:r>
              <w:t xml:space="preserve"> containing a survey</w:t>
            </w:r>
            <w:r w:rsidR="00726A38">
              <w:t>:</w:t>
            </w:r>
          </w:p>
          <w:p w14:paraId="385D11C9" w14:textId="4C249BEC" w:rsidR="001F1412" w:rsidRDefault="00726A38" w:rsidP="00B86798">
            <w:r>
              <w:t>-</w:t>
            </w:r>
            <w:r w:rsidRPr="003C474B">
              <w:rPr>
                <w:highlight w:val="yellow"/>
              </w:rPr>
              <w:t xml:space="preserve">please see </w:t>
            </w:r>
            <w:r w:rsidR="003C474B" w:rsidRPr="003C474B">
              <w:rPr>
                <w:highlight w:val="yellow"/>
              </w:rPr>
              <w:t>screenshots at the end of this doc</w:t>
            </w:r>
          </w:p>
          <w:p w14:paraId="5A1A524C" w14:textId="7D8D8E35" w:rsidR="00726A38" w:rsidRDefault="00726A38" w:rsidP="00B86798">
            <w:r>
              <w:t>-</w:t>
            </w:r>
            <w:r w:rsidR="00185F96">
              <w:t>functional</w:t>
            </w:r>
            <w:r w:rsidR="003736B9">
              <w:t>it</w:t>
            </w:r>
            <w:r w:rsidR="00185F96">
              <w:t>y to either select one response or all responses that apply</w:t>
            </w:r>
            <w:r w:rsidR="00FC186C">
              <w:t xml:space="preserve"> </w:t>
            </w:r>
            <w:r w:rsidR="00404E74">
              <w:t xml:space="preserve">and </w:t>
            </w:r>
            <w:r w:rsidR="00FC186C">
              <w:t>write in custom response</w:t>
            </w:r>
          </w:p>
          <w:p w14:paraId="700E5372" w14:textId="4800D683" w:rsidR="00203D4F" w:rsidRDefault="00203D4F" w:rsidP="00B86798">
            <w:r>
              <w:t>-functionality to error if responses have not been added when clicking submit</w:t>
            </w:r>
          </w:p>
          <w:p w14:paraId="0808E7EE" w14:textId="173D8A3B" w:rsidR="00C96771" w:rsidRDefault="00C96771" w:rsidP="00B86798">
            <w:r>
              <w:t>-</w:t>
            </w:r>
            <w:r w:rsidR="001677C5">
              <w:t>2 pages</w:t>
            </w:r>
            <w:r w:rsidR="00203D4F">
              <w:t xml:space="preserve">: page 1 </w:t>
            </w:r>
            <w:r w:rsidR="00C124AC">
              <w:t xml:space="preserve">survey and </w:t>
            </w:r>
            <w:r w:rsidR="00203D4F">
              <w:t xml:space="preserve">page 2 </w:t>
            </w:r>
            <w:r w:rsidR="00C124AC">
              <w:t>thanks for feedback</w:t>
            </w:r>
            <w:r w:rsidR="001677C5">
              <w:t xml:space="preserve"> </w:t>
            </w:r>
          </w:p>
          <w:p w14:paraId="15ADDCDF" w14:textId="00E18CF0" w:rsidR="00185F96" w:rsidRPr="00031A42" w:rsidRDefault="00185F96" w:rsidP="00B86798">
            <w:r>
              <w:t>-</w:t>
            </w:r>
            <w:r w:rsidR="00031A42">
              <w:t xml:space="preserve">also </w:t>
            </w:r>
            <w:r>
              <w:t xml:space="preserve">need to create </w:t>
            </w:r>
            <w:r w:rsidR="00031A42">
              <w:t xml:space="preserve">a </w:t>
            </w:r>
            <w:r w:rsidR="00031A42" w:rsidRPr="00031A42">
              <w:rPr>
                <w:b/>
                <w:bCs/>
              </w:rPr>
              <w:t xml:space="preserve">new file </w:t>
            </w:r>
            <w:r w:rsidRPr="00031A42">
              <w:rPr>
                <w:b/>
                <w:bCs/>
              </w:rPr>
              <w:t>process</w:t>
            </w:r>
            <w:r>
              <w:t xml:space="preserve"> for sending survey responses back to DFS </w:t>
            </w:r>
            <w:r w:rsidR="00F3747C">
              <w:t>monthly</w:t>
            </w:r>
            <w:r>
              <w:t xml:space="preserve"> and tying response to individual records</w:t>
            </w:r>
            <w:r w:rsidR="00F3747C">
              <w:t xml:space="preserve"> (note: requesting an additional file delivery 2 weeks post-launch)</w:t>
            </w:r>
          </w:p>
          <w:p w14:paraId="6F833703" w14:textId="3FFBAE5D" w:rsidR="002F1AFB" w:rsidRPr="00946D57" w:rsidRDefault="002F1AFB" w:rsidP="00946D57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084B6C" w:rsidRPr="008553AD" w14:paraId="6BA43DD5" w14:textId="77777777" w:rsidTr="00E70A4C">
        <w:trPr>
          <w:trHeight w:val="467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649FA5B6" w14:textId="31503217" w:rsidR="003D365E" w:rsidRPr="008553AD" w:rsidRDefault="003D365E" w:rsidP="007A3883">
            <w:pPr>
              <w:rPr>
                <w:rFonts w:cstheme="minorHAnsi"/>
                <w:b/>
                <w:i/>
              </w:rPr>
            </w:pPr>
            <w:r w:rsidRPr="008553AD">
              <w:rPr>
                <w:rFonts w:cstheme="minorHAnsi"/>
                <w:b/>
              </w:rPr>
              <w:t>Requested Launch Date</w:t>
            </w:r>
          </w:p>
        </w:tc>
        <w:tc>
          <w:tcPr>
            <w:tcW w:w="5485" w:type="dxa"/>
          </w:tcPr>
          <w:p w14:paraId="5BA5330C" w14:textId="58DBB763" w:rsidR="003D365E" w:rsidRPr="008553AD" w:rsidRDefault="007F677F" w:rsidP="00834BFE">
            <w:pPr>
              <w:rPr>
                <w:rFonts w:cstheme="minorHAnsi"/>
              </w:rPr>
            </w:pPr>
            <w:r w:rsidRPr="007F677F">
              <w:rPr>
                <w:rFonts w:cstheme="minorHAnsi"/>
                <w:highlight w:val="yellow"/>
              </w:rPr>
              <w:t>As soon as feasible with asset hand off</w:t>
            </w:r>
          </w:p>
        </w:tc>
      </w:tr>
      <w:tr w:rsidR="00084B6C" w:rsidRPr="008553AD" w14:paraId="09E34674" w14:textId="77777777" w:rsidTr="00E70A4C">
        <w:trPr>
          <w:trHeight w:val="1115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16E4F27E" w14:textId="77777777" w:rsidR="003D365E" w:rsidRPr="008553AD" w:rsidRDefault="003D365E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lastRenderedPageBreak/>
              <w:t xml:space="preserve">Business Impact to </w:t>
            </w:r>
          </w:p>
          <w:p w14:paraId="683784A4" w14:textId="77777777" w:rsidR="003D365E" w:rsidRPr="008553AD" w:rsidRDefault="003D365E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 xml:space="preserve">Launch Date </w:t>
            </w:r>
          </w:p>
          <w:p w14:paraId="34E8829D" w14:textId="77777777" w:rsidR="003D365E" w:rsidRPr="008553AD" w:rsidRDefault="003D365E" w:rsidP="00BB7015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  <w:b w:val="0"/>
                <w:i/>
              </w:rPr>
              <w:t xml:space="preserve">Is this go-live tied to any </w:t>
            </w:r>
            <w:r w:rsidR="00BB7015" w:rsidRPr="008553AD">
              <w:rPr>
                <w:rFonts w:cstheme="minorHAnsi"/>
                <w:b w:val="0"/>
                <w:i/>
              </w:rPr>
              <w:t xml:space="preserve">key </w:t>
            </w:r>
            <w:r w:rsidRPr="008553AD">
              <w:rPr>
                <w:rFonts w:cstheme="minorHAnsi"/>
                <w:b w:val="0"/>
                <w:i/>
              </w:rPr>
              <w:t xml:space="preserve">initiatives that require </w:t>
            </w:r>
            <w:r w:rsidR="00BB7015" w:rsidRPr="008553AD">
              <w:rPr>
                <w:rFonts w:cstheme="minorHAnsi"/>
                <w:b w:val="0"/>
                <w:i/>
              </w:rPr>
              <w:t xml:space="preserve">meeting </w:t>
            </w:r>
            <w:r w:rsidRPr="008553AD">
              <w:rPr>
                <w:rFonts w:cstheme="minorHAnsi"/>
                <w:b w:val="0"/>
                <w:i/>
              </w:rPr>
              <w:t>this launch date?</w:t>
            </w:r>
          </w:p>
        </w:tc>
        <w:tc>
          <w:tcPr>
            <w:tcW w:w="5485" w:type="dxa"/>
          </w:tcPr>
          <w:p w14:paraId="56E77E40" w14:textId="551B18E2" w:rsidR="003D365E" w:rsidRPr="009A2A46" w:rsidRDefault="003D365E" w:rsidP="0087069C">
            <w:pPr>
              <w:rPr>
                <w:rFonts w:cstheme="minorHAnsi"/>
                <w:bCs/>
              </w:rPr>
            </w:pPr>
          </w:p>
        </w:tc>
      </w:tr>
      <w:tr w:rsidR="00084B6C" w:rsidRPr="008553AD" w14:paraId="0330BFDD" w14:textId="77777777" w:rsidTr="00E70A4C">
        <w:trPr>
          <w:trHeight w:val="890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6F128483" w14:textId="77777777" w:rsidR="003D365E" w:rsidRPr="008553AD" w:rsidRDefault="003D365E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 xml:space="preserve">Business Impact to </w:t>
            </w:r>
            <w:r w:rsidR="00167AAA" w:rsidRPr="008553AD">
              <w:rPr>
                <w:rFonts w:cstheme="minorHAnsi"/>
              </w:rPr>
              <w:t>Discover</w:t>
            </w:r>
          </w:p>
          <w:p w14:paraId="34729485" w14:textId="77777777" w:rsidR="003D365E" w:rsidRPr="008553AD" w:rsidRDefault="003D365E" w:rsidP="00BB7015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  <w:b w:val="0"/>
                <w:i/>
              </w:rPr>
            </w:pPr>
            <w:r w:rsidRPr="008553AD">
              <w:rPr>
                <w:rFonts w:cstheme="minorHAnsi"/>
                <w:b w:val="0"/>
                <w:i/>
              </w:rPr>
              <w:t xml:space="preserve">What business need is this </w:t>
            </w:r>
            <w:r w:rsidR="00BB7015" w:rsidRPr="008553AD">
              <w:rPr>
                <w:rFonts w:cstheme="minorHAnsi"/>
                <w:b w:val="0"/>
                <w:i/>
              </w:rPr>
              <w:t xml:space="preserve">request </w:t>
            </w:r>
            <w:r w:rsidRPr="008553AD">
              <w:rPr>
                <w:rFonts w:cstheme="minorHAnsi"/>
                <w:b w:val="0"/>
                <w:i/>
              </w:rPr>
              <w:t xml:space="preserve">addressing? </w:t>
            </w:r>
          </w:p>
        </w:tc>
        <w:tc>
          <w:tcPr>
            <w:tcW w:w="5485" w:type="dxa"/>
          </w:tcPr>
          <w:p w14:paraId="1936D978" w14:textId="12AC3A19" w:rsidR="003D365E" w:rsidRDefault="0078750B" w:rsidP="009B7CB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 xml:space="preserve">Survey will be used in EABT Balance Transfer abandon trigger to collect feedback on why </w:t>
            </w:r>
            <w:r w:rsidR="00030202">
              <w:rPr>
                <w:rFonts w:cstheme="minorHAnsi"/>
                <w:b w:val="0"/>
              </w:rPr>
              <w:t>the cardmember</w:t>
            </w:r>
            <w:r>
              <w:rPr>
                <w:rFonts w:cstheme="minorHAnsi"/>
                <w:b w:val="0"/>
              </w:rPr>
              <w:t xml:space="preserve"> did not complete a balance transfer</w:t>
            </w:r>
            <w:r w:rsidR="00EC7C2F">
              <w:rPr>
                <w:rFonts w:cstheme="minorHAnsi"/>
                <w:b w:val="0"/>
              </w:rPr>
              <w:t>. Fulfills a data need not being met today.</w:t>
            </w:r>
          </w:p>
          <w:p w14:paraId="2AB880C5" w14:textId="40DF3F15" w:rsidR="008C1092" w:rsidRPr="008C1092" w:rsidRDefault="008C1092" w:rsidP="00F3747C"/>
        </w:tc>
      </w:tr>
      <w:tr w:rsidR="00084B6C" w:rsidRPr="008553AD" w14:paraId="1F0A5BD8" w14:textId="77777777" w:rsidTr="00E70A4C">
        <w:trPr>
          <w:trHeight w:val="1043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003D40E7" w14:textId="77777777" w:rsidR="00D34761" w:rsidRPr="008553AD" w:rsidRDefault="00D34761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lastRenderedPageBreak/>
              <w:t>Business Rules</w:t>
            </w:r>
          </w:p>
          <w:p w14:paraId="48EF9990" w14:textId="77777777" w:rsidR="00D34761" w:rsidRPr="008553AD" w:rsidRDefault="00D34761" w:rsidP="00D34761">
            <w:pPr>
              <w:rPr>
                <w:rFonts w:cstheme="minorHAnsi"/>
                <w:i/>
              </w:rPr>
            </w:pPr>
            <w:r w:rsidRPr="008553AD">
              <w:rPr>
                <w:rFonts w:cstheme="minorHAnsi"/>
                <w:i/>
              </w:rPr>
              <w:t xml:space="preserve">What are the business rules/logic governing this request?  </w:t>
            </w:r>
            <w:r w:rsidR="00BB7015" w:rsidRPr="008553AD">
              <w:rPr>
                <w:rFonts w:cstheme="minorHAnsi"/>
                <w:i/>
              </w:rPr>
              <w:t xml:space="preserve">Include </w:t>
            </w:r>
            <w:r w:rsidRPr="008553AD">
              <w:rPr>
                <w:rFonts w:cstheme="minorHAnsi"/>
                <w:i/>
              </w:rPr>
              <w:t>Lifecycle cadence if applicable.</w:t>
            </w:r>
          </w:p>
          <w:p w14:paraId="2AE30A44" w14:textId="77777777" w:rsidR="00D34761" w:rsidRPr="008553AD" w:rsidRDefault="00D34761" w:rsidP="00D34761">
            <w:pPr>
              <w:rPr>
                <w:rFonts w:cstheme="minorHAnsi"/>
              </w:rPr>
            </w:pPr>
          </w:p>
        </w:tc>
        <w:tc>
          <w:tcPr>
            <w:tcW w:w="5485" w:type="dxa"/>
          </w:tcPr>
          <w:p w14:paraId="7F4D1223" w14:textId="1C0398F3" w:rsidR="00EA4E2D" w:rsidRDefault="004F055F" w:rsidP="0078750B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Entry</w:t>
            </w:r>
            <w:r w:rsidR="002519C2">
              <w:rPr>
                <w:rFonts w:cstheme="minorHAnsi"/>
                <w:b/>
              </w:rPr>
              <w:t xml:space="preserve">: </w:t>
            </w:r>
            <w:r w:rsidR="002519C2">
              <w:rPr>
                <w:rFonts w:cstheme="minorHAnsi"/>
                <w:bCs/>
              </w:rPr>
              <w:t xml:space="preserve">link to survey will be included </w:t>
            </w:r>
            <w:r w:rsidR="00EC7C2F">
              <w:rPr>
                <w:rFonts w:cstheme="minorHAnsi"/>
                <w:bCs/>
              </w:rPr>
              <w:t xml:space="preserve">only </w:t>
            </w:r>
            <w:r w:rsidR="002519C2">
              <w:rPr>
                <w:rFonts w:cstheme="minorHAnsi"/>
                <w:bCs/>
              </w:rPr>
              <w:t xml:space="preserve">in EABT trigger. </w:t>
            </w:r>
            <w:r w:rsidR="005655CB">
              <w:rPr>
                <w:rFonts w:cstheme="minorHAnsi"/>
                <w:bCs/>
              </w:rPr>
              <w:t>The link will not be added to the website or app so all traffic from</w:t>
            </w:r>
            <w:r w:rsidR="00A866E5">
              <w:rPr>
                <w:rFonts w:cstheme="minorHAnsi"/>
                <w:bCs/>
              </w:rPr>
              <w:t xml:space="preserve"> solely</w:t>
            </w:r>
            <w:r w:rsidR="005655CB">
              <w:rPr>
                <w:rFonts w:cstheme="minorHAnsi"/>
                <w:bCs/>
              </w:rPr>
              <w:t xml:space="preserve"> Oracle email.</w:t>
            </w:r>
          </w:p>
          <w:p w14:paraId="4B2F6DEB" w14:textId="474BFEFD" w:rsidR="008F228F" w:rsidRDefault="008F228F" w:rsidP="0078750B">
            <w:pPr>
              <w:rPr>
                <w:rFonts w:cstheme="minorHAnsi"/>
                <w:bCs/>
              </w:rPr>
            </w:pPr>
          </w:p>
          <w:p w14:paraId="1ED9441C" w14:textId="60AFB978" w:rsidR="008F228F" w:rsidRDefault="008F228F" w:rsidP="008F228F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Suppression/Removal</w:t>
            </w:r>
            <w:r w:rsidRPr="00325FBE">
              <w:rPr>
                <w:rFonts w:cstheme="minorHAnsi"/>
                <w:b/>
              </w:rPr>
              <w:t>:</w:t>
            </w:r>
            <w:r>
              <w:rPr>
                <w:rFonts w:cstheme="minorHAnsi"/>
                <w:bCs/>
              </w:rPr>
              <w:t xml:space="preserve"> </w:t>
            </w:r>
            <w:r w:rsidR="00A866E5">
              <w:rPr>
                <w:rFonts w:cstheme="minorHAnsi"/>
                <w:bCs/>
              </w:rPr>
              <w:t xml:space="preserve"> </w:t>
            </w:r>
            <w:r w:rsidR="001D5376">
              <w:rPr>
                <w:rFonts w:cstheme="minorHAnsi"/>
                <w:bCs/>
              </w:rPr>
              <w:t>No suppression. OK to pass all responses (including repeat responses from a single user)</w:t>
            </w:r>
          </w:p>
          <w:p w14:paraId="506B23FC" w14:textId="395049E6" w:rsidR="009077AF" w:rsidRDefault="009077AF" w:rsidP="008F228F">
            <w:pPr>
              <w:rPr>
                <w:rFonts w:cstheme="minorHAnsi"/>
                <w:bCs/>
              </w:rPr>
            </w:pPr>
          </w:p>
          <w:p w14:paraId="582FBDBE" w14:textId="192783EC" w:rsidR="009077AF" w:rsidRPr="009077AF" w:rsidRDefault="009077AF" w:rsidP="008F228F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Page Experience</w:t>
            </w:r>
            <w:r w:rsidRPr="009077AF">
              <w:rPr>
                <w:rFonts w:cstheme="minorHAnsi"/>
                <w:b/>
              </w:rPr>
              <w:t xml:space="preserve"> Requirements:</w:t>
            </w:r>
          </w:p>
          <w:p w14:paraId="504705B5" w14:textId="57B5377F" w:rsidR="009077AF" w:rsidRPr="00325A6F" w:rsidRDefault="009077AF" w:rsidP="009077AF">
            <w:r>
              <w:t xml:space="preserve">&gt;&gt;Select one response </w:t>
            </w:r>
            <w:r w:rsidRPr="00325A6F">
              <w:t>or all responses that apply</w:t>
            </w:r>
          </w:p>
          <w:p w14:paraId="4C38520F" w14:textId="7C6D1C52" w:rsidR="009077AF" w:rsidRDefault="009077AF" w:rsidP="009077AF">
            <w:r w:rsidRPr="00325A6F">
              <w:t xml:space="preserve">&gt;&gt;Type in open text box. </w:t>
            </w:r>
            <w:r w:rsidR="006C0C23" w:rsidRPr="006C0C23">
              <w:rPr>
                <w:highlight w:val="yellow"/>
              </w:rPr>
              <w:t>See interaction notes next to screenshots for functionality requirements (all previously approved by Oracle team)</w:t>
            </w:r>
            <w:r w:rsidR="006B6BB3">
              <w:t xml:space="preserve"> </w:t>
            </w:r>
          </w:p>
          <w:p w14:paraId="27B0F5A6" w14:textId="1BFCA810" w:rsidR="009077AF" w:rsidRDefault="009077AF" w:rsidP="009077AF">
            <w:r>
              <w:t>&gt;&gt;Error served if responses have not been added when clicking submit</w:t>
            </w:r>
          </w:p>
          <w:p w14:paraId="41599677" w14:textId="24EE1B17" w:rsidR="00E51F9C" w:rsidRDefault="00E51F9C" w:rsidP="0078750B">
            <w:pPr>
              <w:rPr>
                <w:rFonts w:cstheme="minorHAnsi"/>
                <w:bCs/>
              </w:rPr>
            </w:pPr>
          </w:p>
          <w:p w14:paraId="423AB568" w14:textId="1304A6E6" w:rsidR="00A47074" w:rsidRDefault="00FB75A7" w:rsidP="0078750B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Reporting</w:t>
            </w:r>
            <w:r w:rsidR="00E51F9C" w:rsidRPr="00C7775C">
              <w:rPr>
                <w:rFonts w:cstheme="minorHAnsi"/>
                <w:b/>
              </w:rPr>
              <w:t>:</w:t>
            </w:r>
            <w:r w:rsidR="00E51F9C">
              <w:rPr>
                <w:rFonts w:cstheme="minorHAnsi"/>
                <w:bCs/>
              </w:rPr>
              <w:t xml:space="preserve"> </w:t>
            </w:r>
            <w:r w:rsidR="00625C6A">
              <w:rPr>
                <w:rFonts w:cstheme="minorHAnsi"/>
                <w:bCs/>
              </w:rPr>
              <w:t>Response</w:t>
            </w:r>
            <w:r w:rsidR="00C7775C">
              <w:rPr>
                <w:rFonts w:cstheme="minorHAnsi"/>
                <w:bCs/>
              </w:rPr>
              <w:t xml:space="preserve"> data will need to pass back tied to individual records</w:t>
            </w:r>
            <w:r w:rsidR="009944E3">
              <w:rPr>
                <w:rFonts w:cstheme="minorHAnsi"/>
                <w:bCs/>
              </w:rPr>
              <w:t xml:space="preserve"> </w:t>
            </w:r>
            <w:r w:rsidR="0065666F">
              <w:rPr>
                <w:rFonts w:cstheme="minorHAnsi"/>
                <w:bCs/>
              </w:rPr>
              <w:t>monthly</w:t>
            </w:r>
            <w:r w:rsidR="000F1B04">
              <w:rPr>
                <w:rFonts w:cstheme="minorHAnsi"/>
                <w:bCs/>
              </w:rPr>
              <w:t xml:space="preserve">. </w:t>
            </w:r>
            <w:r w:rsidR="00FD2568">
              <w:rPr>
                <w:rFonts w:cstheme="minorHAnsi"/>
                <w:bCs/>
              </w:rPr>
              <w:t>Note: requesting an additional file delivery 2 weeks post-launch.</w:t>
            </w:r>
          </w:p>
          <w:p w14:paraId="011AC7F3" w14:textId="3483925B" w:rsidR="00A47074" w:rsidRDefault="00A47074" w:rsidP="00A47074">
            <w:r>
              <w:rPr>
                <w:rFonts w:cstheme="minorHAnsi"/>
                <w:bCs/>
              </w:rPr>
              <w:t>&gt;</w:t>
            </w:r>
            <w:r w:rsidR="009975CF">
              <w:rPr>
                <w:rFonts w:cstheme="minorHAnsi"/>
                <w:bCs/>
              </w:rPr>
              <w:t xml:space="preserve">Oracle to post file to SFTP. </w:t>
            </w:r>
            <w:r w:rsidR="003718E6">
              <w:rPr>
                <w:rFonts w:cstheme="minorHAnsi"/>
                <w:bCs/>
              </w:rPr>
              <w:t>P</w:t>
            </w:r>
            <w:r w:rsidR="003B2606">
              <w:rPr>
                <w:rFonts w:cstheme="minorHAnsi"/>
                <w:bCs/>
              </w:rPr>
              <w:t xml:space="preserve">er Discover </w:t>
            </w:r>
            <w:r w:rsidR="003718E6">
              <w:rPr>
                <w:rFonts w:cstheme="minorHAnsi"/>
                <w:bCs/>
              </w:rPr>
              <w:t>requirements</w:t>
            </w:r>
            <w:r>
              <w:rPr>
                <w:rFonts w:cstheme="minorHAnsi"/>
                <w:bCs/>
              </w:rPr>
              <w:t>,</w:t>
            </w:r>
            <w:r w:rsidR="003718E6">
              <w:rPr>
                <w:rFonts w:cstheme="minorHAnsi"/>
                <w:bCs/>
              </w:rPr>
              <w:t xml:space="preserve"> the file will be encrypted. </w:t>
            </w:r>
            <w:r>
              <w:rPr>
                <w:rFonts w:cstheme="minorHAnsi"/>
                <w:bCs/>
              </w:rPr>
              <w:t xml:space="preserve">Oracle team please confirm this is the location the file will be posted: </w:t>
            </w:r>
            <w:r w:rsidRPr="007654E0">
              <w:rPr>
                <w:highlight w:val="yellow"/>
              </w:rPr>
              <w:t>/home/cli/dfscorpor_scp/download/</w:t>
            </w:r>
          </w:p>
          <w:p w14:paraId="05D9E6F7" w14:textId="62DF7061" w:rsidR="00FD2568" w:rsidRDefault="007654E0" w:rsidP="0078750B">
            <w:pPr>
              <w:rPr>
                <w:rFonts w:cstheme="minorHAnsi"/>
                <w:bCs/>
              </w:rPr>
            </w:pPr>
            <w:r w:rsidRPr="007654E0">
              <w:rPr>
                <w:rFonts w:cstheme="minorHAnsi"/>
                <w:bCs/>
                <w:highlight w:val="green"/>
              </w:rPr>
              <w:t>&gt;Ebusiness working with Balance Transfer team to develop job to pull the file, decrypt and post for import to Snowflake</w:t>
            </w:r>
            <w:r>
              <w:rPr>
                <w:rFonts w:cstheme="minorHAnsi"/>
                <w:bCs/>
              </w:rPr>
              <w:t>.</w:t>
            </w:r>
          </w:p>
          <w:p w14:paraId="5AE9CD24" w14:textId="30E72C41" w:rsidR="003718E6" w:rsidRDefault="009975CF" w:rsidP="0078750B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&gt;</w:t>
            </w:r>
            <w:r w:rsidR="00224CEE">
              <w:rPr>
                <w:rFonts w:cstheme="minorHAnsi"/>
                <w:bCs/>
              </w:rPr>
              <w:t xml:space="preserve"> </w:t>
            </w:r>
            <w:r w:rsidR="003718E6">
              <w:rPr>
                <w:rFonts w:cstheme="minorHAnsi"/>
                <w:bCs/>
              </w:rPr>
              <w:t>File will remain on SFTP for 14 days.</w:t>
            </w:r>
          </w:p>
          <w:p w14:paraId="11E47D1B" w14:textId="645EE39E" w:rsidR="00FD72F6" w:rsidRDefault="00DF05F5" w:rsidP="0078750B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&gt;</w:t>
            </w:r>
            <w:r w:rsidR="00FD72F6">
              <w:rPr>
                <w:rFonts w:cstheme="minorHAnsi"/>
                <w:bCs/>
              </w:rPr>
              <w:t xml:space="preserve">Oracle will maintain </w:t>
            </w:r>
            <w:r w:rsidR="003718E6" w:rsidRPr="003718E6">
              <w:rPr>
                <w:rFonts w:cstheme="minorHAnsi"/>
                <w:bCs/>
              </w:rPr>
              <w:t>a</w:t>
            </w:r>
            <w:r w:rsidR="00FD72F6" w:rsidRPr="003718E6">
              <w:rPr>
                <w:rFonts w:cstheme="minorHAnsi"/>
                <w:bCs/>
              </w:rPr>
              <w:t xml:space="preserve"> </w:t>
            </w:r>
            <w:r w:rsidR="00C44B8A" w:rsidRPr="003718E6">
              <w:rPr>
                <w:rFonts w:cstheme="minorHAnsi"/>
                <w:bCs/>
              </w:rPr>
              <w:t>supplemental table</w:t>
            </w:r>
            <w:r w:rsidR="003718E6">
              <w:rPr>
                <w:rFonts w:cstheme="minorHAnsi"/>
                <w:bCs/>
              </w:rPr>
              <w:t xml:space="preserve"> (allowing multiple responses)</w:t>
            </w:r>
            <w:r w:rsidR="00C44B8A">
              <w:rPr>
                <w:rFonts w:cstheme="minorHAnsi"/>
                <w:bCs/>
              </w:rPr>
              <w:t xml:space="preserve"> </w:t>
            </w:r>
            <w:r w:rsidR="00FD72F6">
              <w:rPr>
                <w:rFonts w:cstheme="minorHAnsi"/>
                <w:bCs/>
              </w:rPr>
              <w:t xml:space="preserve">so we can perform a historical pull if ever needed. </w:t>
            </w:r>
          </w:p>
          <w:p w14:paraId="50696F2D" w14:textId="61D82EEA" w:rsidR="00224CEE" w:rsidRPr="00224CEE" w:rsidRDefault="00224CEE" w:rsidP="00224CEE">
            <w:pPr>
              <w:rPr>
                <w:rFonts w:cstheme="minorHAnsi"/>
                <w:bCs/>
              </w:rPr>
            </w:pPr>
            <w:r w:rsidRPr="00224CEE">
              <w:rPr>
                <w:rFonts w:cstheme="minorHAnsi"/>
                <w:bCs/>
              </w:rPr>
              <w:t>&gt; File will only send delta (new responses since last file send)</w:t>
            </w:r>
          </w:p>
          <w:p w14:paraId="49C88858" w14:textId="77777777" w:rsidR="007A4C4D" w:rsidRDefault="007A4C4D" w:rsidP="0078750B">
            <w:pPr>
              <w:rPr>
                <w:rFonts w:cstheme="minorHAnsi"/>
                <w:bCs/>
              </w:rPr>
            </w:pPr>
          </w:p>
          <w:p w14:paraId="169C0B1E" w14:textId="6BCE2FF2" w:rsidR="005C49E9" w:rsidRPr="007F677F" w:rsidRDefault="007A4C4D" w:rsidP="0078750B">
            <w:pPr>
              <w:rPr>
                <w:bCs/>
              </w:rPr>
            </w:pPr>
            <w:r>
              <w:rPr>
                <w:rFonts w:cstheme="minorHAnsi"/>
                <w:bCs/>
              </w:rPr>
              <w:t>File set up</w:t>
            </w:r>
            <w:r w:rsidR="005C49E9">
              <w:rPr>
                <w:rFonts w:cstheme="minorHAnsi"/>
                <w:bCs/>
              </w:rPr>
              <w:t>:</w:t>
            </w:r>
            <w:r w:rsidR="00224CEE">
              <w:rPr>
                <w:rFonts w:cstheme="minorHAnsi"/>
                <w:bCs/>
              </w:rPr>
              <w:t xml:space="preserve"> see </w:t>
            </w:r>
            <w:r w:rsidR="00224CEE" w:rsidRPr="00224CEE">
              <w:rPr>
                <w:bCs/>
                <w:color w:val="0070C0"/>
              </w:rPr>
              <w:t>Technical Requirements/Specifications and Data Feed Details</w:t>
            </w:r>
            <w:r w:rsidR="00224CEE">
              <w:rPr>
                <w:bCs/>
                <w:color w:val="0070C0"/>
              </w:rPr>
              <w:t>,</w:t>
            </w:r>
            <w:r w:rsidR="00224CEE" w:rsidRPr="00224CEE">
              <w:rPr>
                <w:bCs/>
                <w:color w:val="0070C0"/>
              </w:rPr>
              <w:t xml:space="preserve"> </w:t>
            </w:r>
            <w:r w:rsidR="00224CEE" w:rsidRPr="00224CEE">
              <w:rPr>
                <w:bCs/>
              </w:rPr>
              <w:t>New File from Oracle on page 7</w:t>
            </w:r>
          </w:p>
          <w:p w14:paraId="7E9BC8D0" w14:textId="3973D2A4" w:rsidR="00135496" w:rsidRDefault="00135496" w:rsidP="0078750B">
            <w:pPr>
              <w:rPr>
                <w:rFonts w:cstheme="minorHAnsi"/>
                <w:bCs/>
              </w:rPr>
            </w:pPr>
          </w:p>
          <w:p w14:paraId="2B64B9D1" w14:textId="4D80F0EC" w:rsidR="00135496" w:rsidRPr="00C25F65" w:rsidRDefault="003D68D7" w:rsidP="0078750B">
            <w:pPr>
              <w:rPr>
                <w:rFonts w:cstheme="minorHAnsi"/>
                <w:b/>
              </w:rPr>
            </w:pPr>
            <w:r w:rsidRPr="00C25F65">
              <w:rPr>
                <w:rFonts w:cstheme="minorHAnsi"/>
                <w:b/>
              </w:rPr>
              <w:t>QA/UAT</w:t>
            </w:r>
            <w:r w:rsidR="002E0D15">
              <w:rPr>
                <w:rFonts w:cstheme="minorHAnsi"/>
                <w:b/>
              </w:rPr>
              <w:t xml:space="preserve"> (End to End)</w:t>
            </w:r>
            <w:r w:rsidRPr="00C25F65">
              <w:rPr>
                <w:rFonts w:cstheme="minorHAnsi"/>
                <w:b/>
              </w:rPr>
              <w:t>:</w:t>
            </w:r>
          </w:p>
          <w:p w14:paraId="63F5C547" w14:textId="2A059FBD" w:rsidR="003D68D7" w:rsidRPr="00C25F65" w:rsidRDefault="003D68D7" w:rsidP="00BE1449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25F6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Test click through of survey link </w:t>
            </w:r>
            <w:r w:rsidR="00A71C0A" w:rsidRPr="00C25F65">
              <w:rPr>
                <w:rFonts w:asciiTheme="minorHAnsi" w:hAnsiTheme="minorHAnsi" w:cstheme="minorHAnsi"/>
                <w:bCs/>
                <w:sz w:val="22"/>
                <w:szCs w:val="22"/>
              </w:rPr>
              <w:t>directs user to the survey landing page</w:t>
            </w:r>
          </w:p>
          <w:p w14:paraId="380714BA" w14:textId="0E108D95" w:rsidR="00194FE9" w:rsidRPr="002E0D15" w:rsidRDefault="00A71C0A" w:rsidP="00BE1449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25F6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Test </w:t>
            </w:r>
            <w:r w:rsidR="00194FE9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response functionalities listed above (single selection, multiple </w:t>
            </w:r>
            <w:r w:rsidR="00E84AD9">
              <w:rPr>
                <w:rFonts w:asciiTheme="minorHAnsi" w:hAnsiTheme="minorHAnsi" w:cstheme="minorHAnsi"/>
                <w:bCs/>
                <w:sz w:val="22"/>
                <w:szCs w:val="22"/>
              </w:rPr>
              <w:t>selections,</w:t>
            </w:r>
            <w:r w:rsidR="00194FE9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custom write in</w:t>
            </w:r>
            <w:r w:rsidR="00FD714A">
              <w:rPr>
                <w:rFonts w:asciiTheme="minorHAnsi" w:hAnsiTheme="minorHAnsi" w:cstheme="minorHAnsi"/>
                <w:bCs/>
                <w:sz w:val="22"/>
                <w:szCs w:val="22"/>
              </w:rPr>
              <w:t>, error state for missing required response</w:t>
            </w:r>
            <w:r w:rsidR="00194FE9">
              <w:rPr>
                <w:rFonts w:asciiTheme="minorHAnsi" w:hAnsiTheme="minorHAnsi" w:cstheme="minorHAnsi"/>
                <w:bCs/>
                <w:sz w:val="22"/>
                <w:szCs w:val="22"/>
              </w:rPr>
              <w:t>)</w:t>
            </w:r>
          </w:p>
          <w:p w14:paraId="77185F7A" w14:textId="08E5FE43" w:rsidR="00211AEA" w:rsidRDefault="00211AEA" w:rsidP="00BE1449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25F65">
              <w:rPr>
                <w:rFonts w:asciiTheme="minorHAnsi" w:hAnsiTheme="minorHAnsi" w:cstheme="minorHAnsi"/>
                <w:bCs/>
                <w:sz w:val="22"/>
                <w:szCs w:val="22"/>
              </w:rPr>
              <w:t>Test file process for Oracle passing responses to DFS</w:t>
            </w:r>
            <w:r w:rsidR="002E0D1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and verify activity is tied to correct record</w:t>
            </w:r>
          </w:p>
          <w:p w14:paraId="0A0265B5" w14:textId="5D9A6A34" w:rsidR="00713CBA" w:rsidRPr="003D20B6" w:rsidRDefault="00713CBA" w:rsidP="003D20B6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D20B6">
              <w:rPr>
                <w:rFonts w:asciiTheme="minorHAnsi" w:hAnsiTheme="minorHAnsi" w:cstheme="minorHAnsi"/>
                <w:sz w:val="22"/>
                <w:szCs w:val="22"/>
              </w:rPr>
              <w:t>We need to ensure the overall page is WCAG AA compliant.</w:t>
            </w:r>
            <w:r w:rsidRPr="003D20B6">
              <w:rPr>
                <w:rFonts w:cstheme="minorHAnsi"/>
              </w:rPr>
              <w:t xml:space="preserve"> </w:t>
            </w:r>
          </w:p>
          <w:p w14:paraId="5C88DFE6" w14:textId="77777777" w:rsidR="00713CBA" w:rsidRDefault="00713CBA" w:rsidP="00625C6A">
            <w:pPr>
              <w:rPr>
                <w:rFonts w:cstheme="minorHAnsi"/>
                <w:bCs/>
              </w:rPr>
            </w:pPr>
          </w:p>
          <w:p w14:paraId="05C98545" w14:textId="4ABDC4CC" w:rsidR="002519C2" w:rsidRPr="002519C2" w:rsidRDefault="002519C2" w:rsidP="000F1B04">
            <w:pPr>
              <w:rPr>
                <w:rFonts w:cstheme="minorHAnsi"/>
                <w:bCs/>
              </w:rPr>
            </w:pPr>
          </w:p>
        </w:tc>
      </w:tr>
      <w:tr w:rsidR="008C08C2" w:rsidRPr="008553AD" w14:paraId="7C043586" w14:textId="77777777" w:rsidTr="00E70A4C">
        <w:trPr>
          <w:trHeight w:val="1043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6B7234A6" w14:textId="06A84B65" w:rsidR="008C08C2" w:rsidRPr="008553AD" w:rsidRDefault="00B75FB3" w:rsidP="008C08C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A</w:t>
            </w:r>
            <w:r w:rsidR="008C08C2" w:rsidRPr="008553AD">
              <w:rPr>
                <w:rFonts w:cstheme="minorHAnsi"/>
              </w:rPr>
              <w:t>dditional Assets</w:t>
            </w:r>
          </w:p>
          <w:p w14:paraId="175AB393" w14:textId="77777777" w:rsidR="008C08C2" w:rsidRPr="008553AD" w:rsidRDefault="008C08C2" w:rsidP="008C08C2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  <w:b w:val="0"/>
                <w:i/>
              </w:rPr>
              <w:t>If this request if modifying existing processes, please provide details on which assets are being impacted (i.e. form URL, email trigger, etc.)</w:t>
            </w:r>
          </w:p>
        </w:tc>
        <w:tc>
          <w:tcPr>
            <w:tcW w:w="5485" w:type="dxa"/>
          </w:tcPr>
          <w:p w14:paraId="0DA7DE34" w14:textId="77777777" w:rsidR="008C08C2" w:rsidRPr="008553AD" w:rsidRDefault="00C35AA7" w:rsidP="00586D4A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84B6C" w:rsidRPr="008553AD" w14:paraId="713EE2D4" w14:textId="77777777" w:rsidTr="00E70A4C">
        <w:trPr>
          <w:trHeight w:val="1043"/>
          <w:jc w:val="center"/>
        </w:trPr>
        <w:tc>
          <w:tcPr>
            <w:tcW w:w="5305" w:type="dxa"/>
            <w:shd w:val="clear" w:color="auto" w:fill="F2F2F2" w:themeFill="background1" w:themeFillShade="F2"/>
          </w:tcPr>
          <w:p w14:paraId="48863E34" w14:textId="77777777" w:rsidR="005F412F" w:rsidRPr="008553AD" w:rsidRDefault="005F412F" w:rsidP="003B2EAB">
            <w:pPr>
              <w:pStyle w:val="Heading1"/>
              <w:framePr w:hSpace="0" w:wrap="auto" w:hAnchor="text" w:yAlign="inline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Success Metrics</w:t>
            </w:r>
          </w:p>
          <w:p w14:paraId="610D39B7" w14:textId="77777777" w:rsidR="005F412F" w:rsidRPr="008553AD" w:rsidRDefault="005F412F" w:rsidP="005F412F">
            <w:pPr>
              <w:rPr>
                <w:rFonts w:cstheme="minorHAnsi"/>
                <w:i/>
              </w:rPr>
            </w:pPr>
            <w:r w:rsidRPr="008553AD">
              <w:rPr>
                <w:rFonts w:cstheme="minorHAnsi"/>
                <w:i/>
              </w:rPr>
              <w:t>What are the KPI’s, how will we measure success?</w:t>
            </w:r>
          </w:p>
        </w:tc>
        <w:tc>
          <w:tcPr>
            <w:tcW w:w="5485" w:type="dxa"/>
          </w:tcPr>
          <w:p w14:paraId="570D4E6C" w14:textId="77777777" w:rsidR="001F1412" w:rsidRDefault="00912CFB" w:rsidP="007B0228">
            <w:r>
              <w:t># of responses submitted</w:t>
            </w:r>
          </w:p>
          <w:p w14:paraId="23A67A4F" w14:textId="77777777" w:rsidR="00912CFB" w:rsidRDefault="00912CFB" w:rsidP="007B0228"/>
          <w:p w14:paraId="536BFFBD" w14:textId="76826D40" w:rsidR="00912CFB" w:rsidRPr="00F240F7" w:rsidRDefault="00912CFB" w:rsidP="007B0228">
            <w:r>
              <w:t>Planning to use response data to inform content strategy and</w:t>
            </w:r>
            <w:r w:rsidR="007A5CF9">
              <w:t xml:space="preserve"> persona development</w:t>
            </w:r>
          </w:p>
        </w:tc>
      </w:tr>
    </w:tbl>
    <w:p w14:paraId="1490D1CF" w14:textId="3F20AE9A" w:rsidR="00222CA2" w:rsidRPr="008553AD" w:rsidRDefault="00222CA2" w:rsidP="008B7EEC">
      <w:pPr>
        <w:spacing w:after="0"/>
        <w:jc w:val="center"/>
        <w:rPr>
          <w:rFonts w:cstheme="minorHAnsi"/>
        </w:rPr>
      </w:pPr>
    </w:p>
    <w:p w14:paraId="12CDB02B" w14:textId="77777777" w:rsidR="00167AAA" w:rsidRPr="008553AD" w:rsidRDefault="008B7EEC" w:rsidP="008C08C2">
      <w:pPr>
        <w:spacing w:after="0"/>
        <w:rPr>
          <w:rFonts w:cstheme="minorHAnsi"/>
          <w:i/>
        </w:rPr>
      </w:pPr>
      <w:r w:rsidRPr="008553AD">
        <w:rPr>
          <w:rFonts w:cstheme="minorHAnsi"/>
          <w:i/>
        </w:rPr>
        <w:t xml:space="preserve">Please note that Oracle does not view the receipt of this </w:t>
      </w:r>
      <w:r w:rsidR="004A34A2" w:rsidRPr="008553AD">
        <w:rPr>
          <w:rFonts w:cstheme="minorHAnsi"/>
          <w:i/>
        </w:rPr>
        <w:t xml:space="preserve">document </w:t>
      </w:r>
      <w:r w:rsidRPr="008553AD">
        <w:rPr>
          <w:rFonts w:cstheme="minorHAnsi"/>
          <w:i/>
        </w:rPr>
        <w:t>as th</w:t>
      </w:r>
      <w:r w:rsidR="004A34A2" w:rsidRPr="008553AD">
        <w:rPr>
          <w:rFonts w:cstheme="minorHAnsi"/>
          <w:i/>
        </w:rPr>
        <w:t>e official start of the project or technical work.</w:t>
      </w:r>
      <w:r w:rsidRPr="008553AD">
        <w:rPr>
          <w:rFonts w:cstheme="minorHAnsi"/>
          <w:i/>
        </w:rPr>
        <w:t xml:space="preserve"> Pl</w:t>
      </w:r>
      <w:r w:rsidR="004A34A2" w:rsidRPr="008553AD">
        <w:rPr>
          <w:rFonts w:cstheme="minorHAnsi"/>
          <w:i/>
        </w:rPr>
        <w:t>ease allow time post-receipt</w:t>
      </w:r>
      <w:r w:rsidRPr="008553AD">
        <w:rPr>
          <w:rFonts w:cstheme="minorHAnsi"/>
          <w:i/>
        </w:rPr>
        <w:t xml:space="preserve"> for efforts related to scoping and re</w:t>
      </w:r>
      <w:r w:rsidR="004A34A2" w:rsidRPr="008553AD">
        <w:rPr>
          <w:rFonts w:cstheme="minorHAnsi"/>
          <w:i/>
        </w:rPr>
        <w:t>q</w:t>
      </w:r>
      <w:r w:rsidRPr="008553AD">
        <w:rPr>
          <w:rFonts w:cstheme="minorHAnsi"/>
          <w:i/>
        </w:rPr>
        <w:t xml:space="preserve">uirements </w:t>
      </w:r>
      <w:r w:rsidR="00FA31C5" w:rsidRPr="008553AD">
        <w:rPr>
          <w:rFonts w:cstheme="minorHAnsi"/>
          <w:i/>
        </w:rPr>
        <w:t>discovery</w:t>
      </w:r>
      <w:r w:rsidRPr="008553AD">
        <w:rPr>
          <w:rFonts w:cstheme="minorHAnsi"/>
          <w:i/>
        </w:rPr>
        <w:t xml:space="preserve">, as well as a kickoff call if deemed necessary. The project manager will provide an official timeline </w:t>
      </w:r>
      <w:r w:rsidR="004A34A2" w:rsidRPr="008553AD">
        <w:rPr>
          <w:rFonts w:cstheme="minorHAnsi"/>
          <w:i/>
        </w:rPr>
        <w:t xml:space="preserve">and level of effort (LOE) </w:t>
      </w:r>
      <w:r w:rsidRPr="008553AD">
        <w:rPr>
          <w:rFonts w:cstheme="minorHAnsi"/>
          <w:i/>
        </w:rPr>
        <w:t xml:space="preserve">once all preliminary scoping </w:t>
      </w:r>
      <w:r w:rsidR="004A34A2" w:rsidRPr="008553AD">
        <w:rPr>
          <w:rFonts w:cstheme="minorHAnsi"/>
          <w:i/>
        </w:rPr>
        <w:t>has been</w:t>
      </w:r>
      <w:r w:rsidRPr="008553AD">
        <w:rPr>
          <w:rFonts w:cstheme="minorHAnsi"/>
          <w:i/>
        </w:rPr>
        <w:t xml:space="preserve"> completed</w:t>
      </w:r>
      <w:r w:rsidR="008C08C2" w:rsidRPr="008553AD">
        <w:rPr>
          <w:rFonts w:cstheme="minorHAnsi"/>
          <w:i/>
        </w:rPr>
        <w:t xml:space="preserve"> and work is ready to commence</w:t>
      </w:r>
    </w:p>
    <w:p w14:paraId="77EC1D69" w14:textId="6CA5F423" w:rsidR="00D55C8A" w:rsidRPr="008553AD" w:rsidRDefault="00503367" w:rsidP="008B7EEC">
      <w:pPr>
        <w:spacing w:after="0"/>
        <w:jc w:val="center"/>
        <w:rPr>
          <w:rFonts w:cstheme="minorHAnsi"/>
          <w:i/>
        </w:rPr>
      </w:pPr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0E159" wp14:editId="482E67BC">
                <wp:simplePos x="0" y="0"/>
                <wp:positionH relativeFrom="column">
                  <wp:posOffset>101942</wp:posOffset>
                </wp:positionH>
                <wp:positionV relativeFrom="paragraph">
                  <wp:posOffset>149273</wp:posOffset>
                </wp:positionV>
                <wp:extent cx="6096000" cy="450850"/>
                <wp:effectExtent l="0" t="0" r="0" b="635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96BE6" w14:textId="263C82C2" w:rsidR="00BD2973" w:rsidRDefault="00BD2973" w:rsidP="00D55C8A">
                            <w:pPr>
                              <w:spacing w:after="0" w:line="240" w:lineRule="auto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Technical Requirements/Specifications and Data Feed Details</w:t>
                            </w:r>
                          </w:p>
                          <w:p w14:paraId="5E4D1831" w14:textId="3C91DCB8" w:rsidR="00BD2973" w:rsidRPr="00414034" w:rsidRDefault="00414034" w:rsidP="00AC6446">
                            <w:pPr>
                              <w:rPr>
                                <w:b/>
                              </w:rPr>
                            </w:pPr>
                            <w:r w:rsidRPr="00414034">
                              <w:rPr>
                                <w:b/>
                              </w:rPr>
                              <w:t>EABT Audience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0E159" id="Text Box 3" o:spid="_x0000_s1028" type="#_x0000_t202" style="position:absolute;left:0;text-align:left;margin-left:8.05pt;margin-top:11.75pt;width:480pt;height:3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" stroked="f">
                <v:textbox>
                  <w:txbxContent>
                    <w:p w14:paraId="04196BE6" w14:textId="263C82C2" w:rsidR="00BD2973" w:rsidRDefault="00BD2973" w:rsidP="00D55C8A">
                      <w:pPr>
                        <w:spacing w:after="0" w:line="240" w:lineRule="auto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Technical Requirements/Specifications and Data Feed Details</w:t>
                      </w:r>
                    </w:p>
                    <w:p w14:paraId="5E4D1831" w14:textId="3C91DCB8" w:rsidR="00BD2973" w:rsidRPr="00414034" w:rsidRDefault="00414034" w:rsidP="00AC6446">
                      <w:pPr>
                        <w:rPr>
                          <w:b/>
                        </w:rPr>
                      </w:pPr>
                      <w:r w:rsidRPr="00414034">
                        <w:rPr>
                          <w:b/>
                        </w:rPr>
                        <w:t>EABT Audience File</w:t>
                      </w:r>
                    </w:p>
                  </w:txbxContent>
                </v:textbox>
              </v:shape>
            </w:pict>
          </mc:Fallback>
        </mc:AlternateContent>
      </w:r>
    </w:p>
    <w:p w14:paraId="38314366" w14:textId="77777777" w:rsidR="003D365E" w:rsidRPr="008553AD" w:rsidRDefault="003D365E" w:rsidP="00C661E6">
      <w:pPr>
        <w:pStyle w:val="Heading2"/>
        <w:rPr>
          <w:rFonts w:cstheme="minorHAnsi"/>
        </w:rPr>
      </w:pPr>
    </w:p>
    <w:p w14:paraId="54F37C71" w14:textId="53C68C13" w:rsidR="003D365E" w:rsidRPr="008553AD" w:rsidRDefault="003D365E" w:rsidP="00C661E6">
      <w:pPr>
        <w:pStyle w:val="Heading2"/>
        <w:rPr>
          <w:rFonts w:cstheme="minorHAnsi"/>
        </w:rPr>
      </w:pPr>
    </w:p>
    <w:tbl>
      <w:tblPr>
        <w:tblStyle w:val="TableGrid"/>
        <w:tblpPr w:leftFromText="180" w:rightFromText="180" w:vertAnchor="page" w:horzAnchor="margin" w:tblpXSpec="center" w:tblpY="7400"/>
        <w:tblW w:w="935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505"/>
        <w:gridCol w:w="5845"/>
      </w:tblGrid>
      <w:tr w:rsidR="00503367" w:rsidRPr="008553AD" w14:paraId="672F74DD" w14:textId="77777777" w:rsidTr="00503367">
        <w:trPr>
          <w:trHeight w:val="413"/>
        </w:trPr>
        <w:tc>
          <w:tcPr>
            <w:tcW w:w="3505" w:type="dxa"/>
            <w:shd w:val="clear" w:color="auto" w:fill="F2F2F2" w:themeFill="background1" w:themeFillShade="F2"/>
          </w:tcPr>
          <w:p w14:paraId="41AF9E41" w14:textId="77777777" w:rsidR="00503367" w:rsidRPr="008553AD" w:rsidRDefault="00503367" w:rsidP="00503367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</w:rPr>
            </w:pPr>
            <w:r w:rsidRPr="008553AD">
              <w:rPr>
                <w:rFonts w:cstheme="minorHAnsi"/>
              </w:rPr>
              <w:br w:type="page"/>
              <w:t>Data Source</w:t>
            </w:r>
            <w:r w:rsidRPr="008553AD">
              <w:rPr>
                <w:rFonts w:cstheme="minorHAnsi"/>
                <w:b w:val="0"/>
                <w:i/>
              </w:rPr>
              <w:t xml:space="preserve"> </w:t>
            </w:r>
          </w:p>
        </w:tc>
        <w:tc>
          <w:tcPr>
            <w:tcW w:w="5845" w:type="dxa"/>
          </w:tcPr>
          <w:p w14:paraId="0956EF85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</w:rPr>
            </w:pPr>
            <w:r>
              <w:rPr>
                <w:rFonts w:cstheme="minorHAnsi"/>
              </w:rPr>
              <w:t xml:space="preserve">Card Ad Hoc Marketing file </w:t>
            </w:r>
          </w:p>
        </w:tc>
      </w:tr>
      <w:tr w:rsidR="00503367" w:rsidRPr="008553AD" w14:paraId="37F66BC5" w14:textId="77777777" w:rsidTr="00503367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22A3414A" w14:textId="77777777" w:rsidR="00503367" w:rsidRPr="007B2448" w:rsidRDefault="00503367" w:rsidP="00503367">
            <w:pPr>
              <w:shd w:val="clear" w:color="auto" w:fill="F2F2F2" w:themeFill="background1" w:themeFillShade="F2"/>
              <w:rPr>
                <w:rFonts w:cstheme="minorHAnsi"/>
                <w:b/>
                <w:i/>
              </w:rPr>
            </w:pPr>
            <w:r w:rsidRPr="007B2448">
              <w:rPr>
                <w:rFonts w:cstheme="minorHAnsi"/>
                <w:b/>
              </w:rPr>
              <w:t>File Name</w:t>
            </w:r>
          </w:p>
        </w:tc>
        <w:tc>
          <w:tcPr>
            <w:tcW w:w="5845" w:type="dxa"/>
          </w:tcPr>
          <w:p w14:paraId="6C0C8926" w14:textId="77777777" w:rsidR="00503367" w:rsidRPr="007B2448" w:rsidRDefault="00503367" w:rsidP="00503367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7B2448">
              <w:rPr>
                <w:rFonts w:cstheme="minorHAnsi"/>
              </w:rPr>
              <w:t xml:space="preserve">Standard Naming Convention </w:t>
            </w:r>
            <w:r>
              <w:rPr>
                <w:rFonts w:cstheme="minorHAnsi"/>
              </w:rPr>
              <w:t>for DCRD2</w:t>
            </w:r>
          </w:p>
        </w:tc>
      </w:tr>
      <w:tr w:rsidR="00503367" w:rsidRPr="008553AD" w14:paraId="292C8A1E" w14:textId="77777777" w:rsidTr="00503367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03912CE0" w14:textId="77777777" w:rsidR="00503367" w:rsidRPr="008553AD" w:rsidRDefault="00503367" w:rsidP="00503367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Server Location</w:t>
            </w:r>
          </w:p>
        </w:tc>
        <w:tc>
          <w:tcPr>
            <w:tcW w:w="5845" w:type="dxa"/>
          </w:tcPr>
          <w:p w14:paraId="73734BB6" w14:textId="77777777" w:rsidR="00503367" w:rsidRPr="008553AD" w:rsidRDefault="00503367" w:rsidP="00503367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</w:rPr>
            </w:pPr>
            <w:r>
              <w:rPr>
                <w:rFonts w:cstheme="minorHAnsi"/>
              </w:rPr>
              <w:t>Not sure where PCM typically sends files</w:t>
            </w:r>
          </w:p>
        </w:tc>
      </w:tr>
      <w:tr w:rsidR="00503367" w:rsidRPr="008553AD" w14:paraId="68245D11" w14:textId="77777777" w:rsidTr="00503367">
        <w:trPr>
          <w:trHeight w:val="359"/>
        </w:trPr>
        <w:tc>
          <w:tcPr>
            <w:tcW w:w="3505" w:type="dxa"/>
            <w:shd w:val="clear" w:color="auto" w:fill="F2F2F2" w:themeFill="background1" w:themeFillShade="F2"/>
          </w:tcPr>
          <w:p w14:paraId="2CBB6443" w14:textId="77777777" w:rsidR="00503367" w:rsidRPr="008553AD" w:rsidRDefault="00503367" w:rsidP="00503367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  <w:i/>
              </w:rPr>
            </w:pPr>
            <w:r w:rsidRPr="008553AD">
              <w:rPr>
                <w:rFonts w:cstheme="minorHAnsi"/>
              </w:rPr>
              <w:t>Frequency</w:t>
            </w:r>
          </w:p>
        </w:tc>
        <w:tc>
          <w:tcPr>
            <w:tcW w:w="5845" w:type="dxa"/>
          </w:tcPr>
          <w:p w14:paraId="2C021D22" w14:textId="77777777" w:rsidR="00503367" w:rsidRPr="007B0228" w:rsidRDefault="00503367" w:rsidP="00503367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  <w:bCs/>
              </w:rPr>
            </w:pPr>
            <w:r w:rsidRPr="007B0228">
              <w:rPr>
                <w:rStyle w:val="normaltextrun"/>
                <w:rFonts w:ascii="Calibri" w:hAnsi="Calibri" w:cs="Calibri"/>
                <w:b w:val="0"/>
                <w:bCs/>
                <w:color w:val="000000"/>
              </w:rPr>
              <w:t>Daily file for EABT</w:t>
            </w:r>
            <w:r>
              <w:rPr>
                <w:rStyle w:val="normaltextrun"/>
                <w:rFonts w:ascii="Calibri" w:hAnsi="Calibri" w:cs="Calibri"/>
                <w:b w:val="0"/>
                <w:bCs/>
                <w:color w:val="000000"/>
              </w:rPr>
              <w:t xml:space="preserve"> </w:t>
            </w:r>
            <w:r w:rsidRPr="00603839">
              <w:rPr>
                <w:rStyle w:val="normaltextrun"/>
                <w:rFonts w:ascii="Calibri" w:hAnsi="Calibri" w:cs="Calibri"/>
                <w:b w:val="0"/>
                <w:color w:val="000000"/>
              </w:rPr>
              <w:t>(but don’t want to limit campaign connection)</w:t>
            </w:r>
          </w:p>
        </w:tc>
      </w:tr>
      <w:tr w:rsidR="00503367" w:rsidRPr="008553AD" w14:paraId="06AEFA0D" w14:textId="77777777" w:rsidTr="00503367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56134C76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  <w:b/>
              </w:rPr>
            </w:pPr>
            <w:r w:rsidRPr="008553AD">
              <w:rPr>
                <w:rFonts w:cstheme="minorHAnsi"/>
                <w:b/>
              </w:rPr>
              <w:t>File Enclosures</w:t>
            </w:r>
          </w:p>
        </w:tc>
        <w:tc>
          <w:tcPr>
            <w:tcW w:w="5845" w:type="dxa"/>
          </w:tcPr>
          <w:p w14:paraId="3D692B4D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</w:rPr>
            </w:pPr>
            <w:r>
              <w:rPr>
                <w:rFonts w:cstheme="minorHAnsi"/>
              </w:rPr>
              <w:t>Not sure what this refers to</w:t>
            </w:r>
          </w:p>
        </w:tc>
      </w:tr>
      <w:tr w:rsidR="00503367" w:rsidRPr="008553AD" w14:paraId="415A21F1" w14:textId="77777777" w:rsidTr="00503367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01BB665F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  <w:b/>
                <w:i/>
              </w:rPr>
            </w:pPr>
            <w:r w:rsidRPr="008553AD">
              <w:rPr>
                <w:rFonts w:cstheme="minorHAnsi"/>
                <w:b/>
              </w:rPr>
              <w:t>File Delimiters</w:t>
            </w:r>
          </w:p>
        </w:tc>
        <w:tc>
          <w:tcPr>
            <w:tcW w:w="5845" w:type="dxa"/>
          </w:tcPr>
          <w:p w14:paraId="0D52ECFB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8553AD">
              <w:rPr>
                <w:rFonts w:cstheme="minorHAnsi"/>
              </w:rPr>
              <w:t>Pipe</w:t>
            </w:r>
          </w:p>
        </w:tc>
      </w:tr>
      <w:tr w:rsidR="00503367" w:rsidRPr="008553AD" w14:paraId="2B6E97BC" w14:textId="77777777" w:rsidTr="00503367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39D4F355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  <w:b/>
              </w:rPr>
            </w:pPr>
            <w:r w:rsidRPr="008553AD">
              <w:rPr>
                <w:rFonts w:cstheme="minorHAnsi"/>
                <w:b/>
              </w:rPr>
              <w:t>Encryption?</w:t>
            </w:r>
          </w:p>
        </w:tc>
        <w:tc>
          <w:tcPr>
            <w:tcW w:w="5845" w:type="dxa"/>
          </w:tcPr>
          <w:p w14:paraId="3987D7CD" w14:textId="77777777" w:rsidR="00503367" w:rsidRPr="008553AD" w:rsidRDefault="00503367" w:rsidP="00503367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8553AD">
              <w:rPr>
                <w:rFonts w:cstheme="minorHAnsi"/>
              </w:rPr>
              <w:t xml:space="preserve">Yes </w:t>
            </w:r>
          </w:p>
        </w:tc>
      </w:tr>
    </w:tbl>
    <w:p w14:paraId="1BF9D378" w14:textId="77777777" w:rsidR="00FA31C5" w:rsidRPr="008553AD" w:rsidRDefault="00FA31C5" w:rsidP="00FA31C5">
      <w:pPr>
        <w:rPr>
          <w:rFonts w:cstheme="minorHAnsi"/>
        </w:rPr>
      </w:pPr>
    </w:p>
    <w:p w14:paraId="02FA5866" w14:textId="60670E8C" w:rsidR="00414034" w:rsidRDefault="00414034" w:rsidP="00C661E6">
      <w:pPr>
        <w:pStyle w:val="Heading2"/>
        <w:rPr>
          <w:rFonts w:cstheme="minorHAnsi"/>
          <w:noProof/>
        </w:rPr>
      </w:pPr>
    </w:p>
    <w:p w14:paraId="6A6F1748" w14:textId="3DBACE64" w:rsidR="00414034" w:rsidRDefault="00414034" w:rsidP="00C661E6">
      <w:pPr>
        <w:pStyle w:val="Heading2"/>
        <w:rPr>
          <w:rFonts w:cstheme="minorHAnsi"/>
          <w:noProof/>
        </w:rPr>
      </w:pPr>
    </w:p>
    <w:p w14:paraId="351DB811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23285175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443E3EFD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4DC9F819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1E50A0F6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0C944DC8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1DDCEC9D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7C0669AF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3F1A4248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1FBDC38C" w14:textId="77777777" w:rsidR="00414034" w:rsidRDefault="00414034" w:rsidP="00C661E6">
      <w:pPr>
        <w:pStyle w:val="Heading2"/>
        <w:rPr>
          <w:rFonts w:cstheme="minorHAnsi"/>
          <w:noProof/>
        </w:rPr>
      </w:pPr>
    </w:p>
    <w:p w14:paraId="3778797C" w14:textId="75137529" w:rsidR="00F419FA" w:rsidRDefault="00414034" w:rsidP="00F7166D">
      <w:pPr>
        <w:pStyle w:val="Heading2"/>
        <w:rPr>
          <w:rFonts w:cstheme="minorHAnsi"/>
        </w:rPr>
      </w:pPr>
      <w:r w:rsidRPr="008553AD">
        <w:rPr>
          <w:rFonts w:cstheme="minorHAnsi"/>
          <w:noProof/>
        </w:rPr>
        <w:t xml:space="preserve"> </w:t>
      </w:r>
      <w:r w:rsidR="009320D6" w:rsidRPr="008553AD">
        <w:rPr>
          <w:rFonts w:cstheme="minorHAnsi"/>
        </w:rPr>
        <w:t xml:space="preserve">            </w:t>
      </w:r>
    </w:p>
    <w:p w14:paraId="34FF022B" w14:textId="0682947E" w:rsidR="00DA5E16" w:rsidRPr="00DA5E16" w:rsidRDefault="00DA5E16" w:rsidP="00DA5E16"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59C85" wp14:editId="38DCA191">
                <wp:simplePos x="0" y="0"/>
                <wp:positionH relativeFrom="column">
                  <wp:posOffset>452950</wp:posOffset>
                </wp:positionH>
                <wp:positionV relativeFrom="paragraph">
                  <wp:posOffset>9086</wp:posOffset>
                </wp:positionV>
                <wp:extent cx="4521200" cy="328930"/>
                <wp:effectExtent l="0" t="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78190" w14:textId="7FA2BC4F" w:rsidR="00BD2973" w:rsidRPr="00A03995" w:rsidRDefault="00BD2973" w:rsidP="00A0399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 xml:space="preserve">File Layout </w:t>
                            </w:r>
                          </w:p>
                          <w:p w14:paraId="7CF2514B" w14:textId="77777777" w:rsidR="00560AED" w:rsidRDefault="00560AED"/>
                          <w:tbl>
                            <w:tblPr>
                              <w:tblStyle w:val="TableGrid"/>
                              <w:tblW w:w="9350" w:type="dxa"/>
                              <w:tblBorders>
                                <w:top w:val="single" w:sz="4" w:space="0" w:color="808080" w:themeColor="background1" w:themeShade="80"/>
                                <w:left w:val="single" w:sz="4" w:space="0" w:color="808080" w:themeColor="background1" w:themeShade="80"/>
                                <w:bottom w:val="single" w:sz="4" w:space="0" w:color="808080" w:themeColor="background1" w:themeShade="80"/>
                                <w:right w:val="single" w:sz="4" w:space="0" w:color="808080" w:themeColor="background1" w:themeShade="80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05"/>
                              <w:gridCol w:w="5845"/>
                            </w:tblGrid>
                            <w:tr w:rsidR="00414034" w:rsidRPr="008553AD" w14:paraId="5A61E2F3" w14:textId="77777777" w:rsidTr="00414034">
                              <w:trPr>
                                <w:trHeight w:val="413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0B939F3B" w14:textId="77259E3B" w:rsidR="00414034" w:rsidRPr="008553AD" w:rsidRDefault="00414034" w:rsidP="00414034">
                                  <w:pPr>
                                    <w:pStyle w:val="Heading1"/>
                                    <w:shd w:val="clear" w:color="auto" w:fill="F2F2F2" w:themeFill="background1" w:themeFillShade="F2"/>
                                    <w:outlineLvl w:val="0"/>
                                    <w:rPr>
                                      <w:rFonts w:cstheme="minorHAnsi"/>
                                      <w:b w:val="0"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</w:rPr>
                                    <w:br w:type="page"/>
                                    <w:t>Data Source</w:t>
                                  </w:r>
                                  <w:r w:rsidRPr="008553AD">
                                    <w:rPr>
                                      <w:rFonts w:cstheme="minorHAnsi"/>
                                      <w:b w:val="0"/>
                                      <w:i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3950588D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</w:rPr>
                                    <w:t>Card Ad Hoc Marketing file (EABT audience file)</w:t>
                                  </w:r>
                                </w:p>
                              </w:tc>
                            </w:tr>
                            <w:tr w:rsidR="00414034" w:rsidRPr="008553AD" w14:paraId="71141F77" w14:textId="77777777" w:rsidTr="00414034">
                              <w:trPr>
                                <w:trHeight w:val="440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784C7A49" w14:textId="77777777" w:rsidR="00414034" w:rsidRPr="007B2448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  <w:b/>
                                      <w:i/>
                                    </w:rPr>
                                  </w:pPr>
                                  <w:r w:rsidRPr="007B2448">
                                    <w:rPr>
                                      <w:rFonts w:cstheme="minorHAnsi"/>
                                      <w:b/>
                                    </w:rPr>
                                    <w:t>File Name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28FC45F2" w14:textId="77777777" w:rsidR="00414034" w:rsidRPr="007B2448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</w:rPr>
                                  </w:pPr>
                                  <w:r w:rsidRPr="007B2448">
                                    <w:rPr>
                                      <w:rFonts w:cstheme="minorHAnsi"/>
                                    </w:rPr>
                                    <w:t xml:space="preserve">Standard Naming Convention 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for DCRD2</w:t>
                                  </w:r>
                                </w:p>
                              </w:tc>
                            </w:tr>
                            <w:tr w:rsidR="00414034" w:rsidRPr="008553AD" w14:paraId="4461C3BF" w14:textId="77777777" w:rsidTr="00414034">
                              <w:trPr>
                                <w:trHeight w:val="440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2C080E2B" w14:textId="77777777" w:rsidR="00414034" w:rsidRPr="008553AD" w:rsidRDefault="00414034" w:rsidP="00414034">
                                  <w:pPr>
                                    <w:pStyle w:val="Heading1"/>
                                    <w:shd w:val="clear" w:color="auto" w:fill="F2F2F2" w:themeFill="background1" w:themeFillShade="F2"/>
                                    <w:outlineLvl w:val="0"/>
                                    <w:rPr>
                                      <w:rFonts w:cstheme="minorHAnsi"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</w:rPr>
                                    <w:t>Server Location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4C145DDD" w14:textId="77777777" w:rsidR="00414034" w:rsidRPr="008553AD" w:rsidRDefault="00414034" w:rsidP="00414034">
                                  <w:pPr>
                                    <w:pStyle w:val="Heading1"/>
                                    <w:shd w:val="clear" w:color="auto" w:fill="F2F2F2" w:themeFill="background1" w:themeFillShade="F2"/>
                                    <w:outlineLvl w:val="0"/>
                                    <w:rPr>
                                      <w:rFonts w:cstheme="minorHAnsi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</w:rPr>
                                    <w:t>Not sure where PCM typically sends files</w:t>
                                  </w:r>
                                </w:p>
                              </w:tc>
                            </w:tr>
                            <w:tr w:rsidR="00414034" w:rsidRPr="008553AD" w14:paraId="2BC5F853" w14:textId="77777777" w:rsidTr="00414034">
                              <w:trPr>
                                <w:trHeight w:val="359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759F55C4" w14:textId="77777777" w:rsidR="00414034" w:rsidRPr="008553AD" w:rsidRDefault="00414034" w:rsidP="00414034">
                                  <w:pPr>
                                    <w:pStyle w:val="Heading1"/>
                                    <w:shd w:val="clear" w:color="auto" w:fill="F2F2F2" w:themeFill="background1" w:themeFillShade="F2"/>
                                    <w:outlineLvl w:val="0"/>
                                    <w:rPr>
                                      <w:rFonts w:cstheme="minorHAnsi"/>
                                      <w:b w:val="0"/>
                                      <w:i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</w:rPr>
                                    <w:t>Frequency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7CAA492B" w14:textId="77777777" w:rsidR="00414034" w:rsidRPr="007B0228" w:rsidRDefault="00414034" w:rsidP="00414034">
                                  <w:pPr>
                                    <w:pStyle w:val="Heading1"/>
                                    <w:shd w:val="clear" w:color="auto" w:fill="F2F2F2" w:themeFill="background1" w:themeFillShade="F2"/>
                                    <w:outlineLvl w:val="0"/>
                                    <w:rPr>
                                      <w:rFonts w:cstheme="minorHAnsi"/>
                                      <w:b w:val="0"/>
                                      <w:bCs/>
                                    </w:rPr>
                                  </w:pPr>
                                  <w:r w:rsidRPr="007B0228">
                                    <w:rPr>
                                      <w:rStyle w:val="normaltextrun"/>
                                      <w:rFonts w:ascii="Calibri" w:hAnsi="Calibri" w:cs="Calibri"/>
                                      <w:b w:val="0"/>
                                      <w:bCs/>
                                      <w:color w:val="000000"/>
                                    </w:rPr>
                                    <w:t>Daily file for EABT</w:t>
                                  </w:r>
                                  <w:r>
                                    <w:rPr>
                                      <w:rStyle w:val="normaltextrun"/>
                                      <w:rFonts w:ascii="Calibri" w:hAnsi="Calibri" w:cs="Calibri"/>
                                      <w:b w:val="0"/>
                                      <w:bCs/>
                                      <w:color w:val="000000"/>
                                    </w:rPr>
                                    <w:t xml:space="preserve"> </w:t>
                                  </w:r>
                                  <w:r w:rsidRPr="00603839">
                                    <w:rPr>
                                      <w:rStyle w:val="normaltextrun"/>
                                      <w:rFonts w:ascii="Calibri" w:hAnsi="Calibri" w:cs="Calibri"/>
                                      <w:b w:val="0"/>
                                      <w:color w:val="000000"/>
                                    </w:rPr>
                                    <w:t>(but don’t want to limit campaign connection)</w:t>
                                  </w:r>
                                </w:p>
                              </w:tc>
                            </w:tr>
                            <w:tr w:rsidR="00414034" w:rsidRPr="008553AD" w14:paraId="5E0593AA" w14:textId="77777777" w:rsidTr="00414034">
                              <w:trPr>
                                <w:trHeight w:val="440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64D44BD0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  <w:b/>
                                    </w:rPr>
                                    <w:t>File Enclosures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3F6D453A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</w:rPr>
                                    <w:t>Not sure what this refers to</w:t>
                                  </w:r>
                                </w:p>
                              </w:tc>
                            </w:tr>
                            <w:tr w:rsidR="00414034" w:rsidRPr="008553AD" w14:paraId="1057D8DA" w14:textId="77777777" w:rsidTr="00414034">
                              <w:trPr>
                                <w:trHeight w:val="440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16FED98C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  <w:b/>
                                      <w:i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  <w:b/>
                                    </w:rPr>
                                    <w:t>File Delimiters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49EC7BD8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</w:rPr>
                                    <w:t>Pipe</w:t>
                                  </w:r>
                                </w:p>
                              </w:tc>
                            </w:tr>
                            <w:tr w:rsidR="00414034" w:rsidRPr="008553AD" w14:paraId="322F0103" w14:textId="77777777" w:rsidTr="00414034">
                              <w:trPr>
                                <w:trHeight w:val="440"/>
                              </w:trPr>
                              <w:tc>
                                <w:tcPr>
                                  <w:tcW w:w="3505" w:type="dxa"/>
                                  <w:shd w:val="clear" w:color="auto" w:fill="F2F2F2" w:themeFill="background1" w:themeFillShade="F2"/>
                                </w:tcPr>
                                <w:p w14:paraId="1526CC55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  <w:b/>
                                    </w:rPr>
                                    <w:t>Encryption?</w:t>
                                  </w:r>
                                </w:p>
                              </w:tc>
                              <w:tc>
                                <w:tcPr>
                                  <w:tcW w:w="5845" w:type="dxa"/>
                                </w:tcPr>
                                <w:p w14:paraId="0C79A802" w14:textId="77777777" w:rsidR="00414034" w:rsidRPr="008553AD" w:rsidRDefault="00414034" w:rsidP="00414034">
                                  <w:pPr>
                                    <w:shd w:val="clear" w:color="auto" w:fill="F2F2F2" w:themeFill="background1" w:themeFillShade="F2"/>
                                    <w:rPr>
                                      <w:rFonts w:cstheme="minorHAnsi"/>
                                    </w:rPr>
                                  </w:pPr>
                                  <w:r w:rsidRPr="008553AD">
                                    <w:rPr>
                                      <w:rFonts w:cstheme="minorHAnsi"/>
                                    </w:rPr>
                                    <w:t xml:space="preserve">Yes </w:t>
                                  </w:r>
                                </w:p>
                              </w:tc>
                            </w:tr>
                          </w:tbl>
                          <w:p w14:paraId="4EAD827D" w14:textId="504690FA" w:rsidR="00BD2973" w:rsidRPr="00A03995" w:rsidRDefault="00414034" w:rsidP="00A0399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 xml:space="preserve"> </w:t>
                            </w:r>
                            <w:r w:rsidR="00BD2973">
                              <w:rPr>
                                <w:b/>
                                <w:color w:val="0070C0"/>
                              </w:rPr>
                              <w:t>File Layout (</w:t>
                            </w:r>
                            <w:r w:rsidR="00C51ABA">
                              <w:rPr>
                                <w:b/>
                                <w:color w:val="0070C0"/>
                              </w:rPr>
                              <w:t xml:space="preserve">DCRD2 for </w:t>
                            </w:r>
                            <w:ins w:id="8" w:author="Haleigh Stern" w:date="2023-02-02T14:39:00Z">
                              <w:r w:rsidR="00B8756E">
                                <w:rPr>
                                  <w:b/>
                                  <w:color w:val="0070C0"/>
                                </w:rPr>
                                <w:t>EABT</w:t>
                              </w:r>
                            </w:ins>
                            <w:r w:rsidR="00C51ABA">
                              <w:rPr>
                                <w:b/>
                                <w:color w:val="0070C0"/>
                              </w:rPr>
                              <w:t>)</w:t>
                            </w:r>
                            <w:r w:rsidR="00BD2973">
                              <w:rPr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59C85" id="Text Box 4" o:spid="_x0000_s1029" type="#_x0000_t202" style="position:absolute;margin-left:35.65pt;margin-top:.7pt;width:356pt;height:2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" stroked="f">
                <v:textbox>
                  <w:txbxContent>
                    <w:p w14:paraId="4AB78190" w14:textId="7FA2BC4F" w:rsidR="00BD2973" w:rsidRPr="00A03995" w:rsidRDefault="00BD2973" w:rsidP="00A0399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 xml:space="preserve">File Layout </w:t>
                      </w:r>
                    </w:p>
                    <w:p w14:paraId="7CF2514B" w14:textId="77777777" w:rsidR="00560AED" w:rsidRDefault="00560AED"/>
                    <w:tbl>
                      <w:tblPr>
                        <w:tblStyle w:val="TableGrid"/>
                        <w:tblW w:w="9350" w:type="dxa"/>
                        <w:tblBorders>
                          <w:top w:val="single" w:sz="4" w:space="0" w:color="808080" w:themeColor="background1" w:themeShade="80"/>
                          <w:left w:val="single" w:sz="4" w:space="0" w:color="808080" w:themeColor="background1" w:themeShade="80"/>
                          <w:bottom w:val="single" w:sz="4" w:space="0" w:color="808080" w:themeColor="background1" w:themeShade="80"/>
                          <w:right w:val="single" w:sz="4" w:space="0" w:color="808080" w:themeColor="background1" w:themeShade="80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05"/>
                        <w:gridCol w:w="5845"/>
                      </w:tblGrid>
                      <w:tr w:rsidR="00414034" w:rsidRPr="008553AD" w14:paraId="5A61E2F3" w14:textId="77777777" w:rsidTr="00414034">
                        <w:trPr>
                          <w:trHeight w:val="413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0B939F3B" w14:textId="77259E3B" w:rsidR="00414034" w:rsidRPr="008553AD" w:rsidRDefault="00414034" w:rsidP="00414034">
                            <w:pPr>
                              <w:pStyle w:val="Heading1"/>
                              <w:shd w:val="clear" w:color="auto" w:fill="F2F2F2" w:themeFill="background1" w:themeFillShade="F2"/>
                              <w:outlineLvl w:val="0"/>
                              <w:rPr>
                                <w:rFonts w:cstheme="minorHAnsi"/>
                                <w:b w:val="0"/>
                              </w:rPr>
                            </w:pPr>
                            <w:r w:rsidRPr="008553AD">
                              <w:rPr>
                                <w:rFonts w:cstheme="minorHAnsi"/>
                              </w:rPr>
                              <w:br w:type="page"/>
                              <w:t>Data Source</w:t>
                            </w:r>
                            <w:r w:rsidRPr="008553AD">
                              <w:rPr>
                                <w:rFonts w:cstheme="minorHAnsi"/>
                                <w:b w:val="0"/>
                                <w:i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3950588D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Card Ad Hoc Marketing file (EABT audience file)</w:t>
                            </w:r>
                          </w:p>
                        </w:tc>
                      </w:tr>
                      <w:tr w:rsidR="00414034" w:rsidRPr="008553AD" w14:paraId="71141F77" w14:textId="77777777" w:rsidTr="00414034">
                        <w:trPr>
                          <w:trHeight w:val="440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784C7A49" w14:textId="77777777" w:rsidR="00414034" w:rsidRPr="007B2448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  <w:b/>
                                <w:i/>
                              </w:rPr>
                            </w:pPr>
                            <w:r w:rsidRPr="007B2448">
                              <w:rPr>
                                <w:rFonts w:cstheme="minorHAnsi"/>
                                <w:b/>
                              </w:rPr>
                              <w:t>File Name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28FC45F2" w14:textId="77777777" w:rsidR="00414034" w:rsidRPr="007B2448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</w:rPr>
                            </w:pPr>
                            <w:r w:rsidRPr="007B2448">
                              <w:rPr>
                                <w:rFonts w:cstheme="minorHAnsi"/>
                              </w:rPr>
                              <w:t xml:space="preserve">Standard Naming Convention </w:t>
                            </w:r>
                            <w:r>
                              <w:rPr>
                                <w:rFonts w:cstheme="minorHAnsi"/>
                              </w:rPr>
                              <w:t>for DCRD2</w:t>
                            </w:r>
                          </w:p>
                        </w:tc>
                      </w:tr>
                      <w:tr w:rsidR="00414034" w:rsidRPr="008553AD" w14:paraId="4461C3BF" w14:textId="77777777" w:rsidTr="00414034">
                        <w:trPr>
                          <w:trHeight w:val="440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2C080E2B" w14:textId="77777777" w:rsidR="00414034" w:rsidRPr="008553AD" w:rsidRDefault="00414034" w:rsidP="00414034">
                            <w:pPr>
                              <w:pStyle w:val="Heading1"/>
                              <w:shd w:val="clear" w:color="auto" w:fill="F2F2F2" w:themeFill="background1" w:themeFillShade="F2"/>
                              <w:outlineLvl w:val="0"/>
                              <w:rPr>
                                <w:rFonts w:cstheme="minorHAnsi"/>
                              </w:rPr>
                            </w:pPr>
                            <w:r w:rsidRPr="008553AD">
                              <w:rPr>
                                <w:rFonts w:cstheme="minorHAnsi"/>
                              </w:rPr>
                              <w:t>Server Location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4C145DDD" w14:textId="77777777" w:rsidR="00414034" w:rsidRPr="008553AD" w:rsidRDefault="00414034" w:rsidP="00414034">
                            <w:pPr>
                              <w:pStyle w:val="Heading1"/>
                              <w:shd w:val="clear" w:color="auto" w:fill="F2F2F2" w:themeFill="background1" w:themeFillShade="F2"/>
                              <w:outlineLvl w:val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Not sure where PCM typically sends files</w:t>
                            </w:r>
                          </w:p>
                        </w:tc>
                      </w:tr>
                      <w:tr w:rsidR="00414034" w:rsidRPr="008553AD" w14:paraId="2BC5F853" w14:textId="77777777" w:rsidTr="00414034">
                        <w:trPr>
                          <w:trHeight w:val="359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759F55C4" w14:textId="77777777" w:rsidR="00414034" w:rsidRPr="008553AD" w:rsidRDefault="00414034" w:rsidP="00414034">
                            <w:pPr>
                              <w:pStyle w:val="Heading1"/>
                              <w:shd w:val="clear" w:color="auto" w:fill="F2F2F2" w:themeFill="background1" w:themeFillShade="F2"/>
                              <w:outlineLvl w:val="0"/>
                              <w:rPr>
                                <w:rFonts w:cstheme="minorHAnsi"/>
                                <w:b w:val="0"/>
                                <w:i/>
                              </w:rPr>
                            </w:pPr>
                            <w:r w:rsidRPr="008553AD">
                              <w:rPr>
                                <w:rFonts w:cstheme="minorHAnsi"/>
                              </w:rPr>
                              <w:t>Frequency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7CAA492B" w14:textId="77777777" w:rsidR="00414034" w:rsidRPr="007B0228" w:rsidRDefault="00414034" w:rsidP="00414034">
                            <w:pPr>
                              <w:pStyle w:val="Heading1"/>
                              <w:shd w:val="clear" w:color="auto" w:fill="F2F2F2" w:themeFill="background1" w:themeFillShade="F2"/>
                              <w:outlineLvl w:val="0"/>
                              <w:rPr>
                                <w:rFonts w:cstheme="minorHAnsi"/>
                                <w:b w:val="0"/>
                                <w:bCs/>
                              </w:rPr>
                            </w:pPr>
                            <w:r w:rsidRPr="007B0228">
                              <w:rPr>
                                <w:rStyle w:val="normaltextrun"/>
                                <w:rFonts w:ascii="Calibri" w:hAnsi="Calibri" w:cs="Calibri"/>
                                <w:b w:val="0"/>
                                <w:bCs/>
                                <w:color w:val="000000"/>
                              </w:rPr>
                              <w:t>Daily file for EABT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b w:val="0"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603839">
                              <w:rPr>
                                <w:rStyle w:val="normaltextrun"/>
                                <w:rFonts w:ascii="Calibri" w:hAnsi="Calibri" w:cs="Calibri"/>
                                <w:b w:val="0"/>
                                <w:color w:val="000000"/>
                              </w:rPr>
                              <w:t>(but don’t want to limit campaign connection)</w:t>
                            </w:r>
                          </w:p>
                        </w:tc>
                      </w:tr>
                      <w:tr w:rsidR="00414034" w:rsidRPr="008553AD" w14:paraId="5E0593AA" w14:textId="77777777" w:rsidTr="00414034">
                        <w:trPr>
                          <w:trHeight w:val="440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64D44BD0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  <w:b/>
                              </w:rPr>
                            </w:pPr>
                            <w:r w:rsidRPr="008553AD">
                              <w:rPr>
                                <w:rFonts w:cstheme="minorHAnsi"/>
                                <w:b/>
                              </w:rPr>
                              <w:t>File Enclosures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3F6D453A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Not sure what this refers to</w:t>
                            </w:r>
                          </w:p>
                        </w:tc>
                      </w:tr>
                      <w:tr w:rsidR="00414034" w:rsidRPr="008553AD" w14:paraId="1057D8DA" w14:textId="77777777" w:rsidTr="00414034">
                        <w:trPr>
                          <w:trHeight w:val="440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16FED98C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  <w:b/>
                                <w:i/>
                              </w:rPr>
                            </w:pPr>
                            <w:r w:rsidRPr="008553AD">
                              <w:rPr>
                                <w:rFonts w:cstheme="minorHAnsi"/>
                                <w:b/>
                              </w:rPr>
                              <w:t>File Delimiters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49EC7BD8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</w:rPr>
                            </w:pPr>
                            <w:r w:rsidRPr="008553AD">
                              <w:rPr>
                                <w:rFonts w:cstheme="minorHAnsi"/>
                              </w:rPr>
                              <w:t>Pipe</w:t>
                            </w:r>
                          </w:p>
                        </w:tc>
                      </w:tr>
                      <w:tr w:rsidR="00414034" w:rsidRPr="008553AD" w14:paraId="322F0103" w14:textId="77777777" w:rsidTr="00414034">
                        <w:trPr>
                          <w:trHeight w:val="440"/>
                        </w:trPr>
                        <w:tc>
                          <w:tcPr>
                            <w:tcW w:w="3505" w:type="dxa"/>
                            <w:shd w:val="clear" w:color="auto" w:fill="F2F2F2" w:themeFill="background1" w:themeFillShade="F2"/>
                          </w:tcPr>
                          <w:p w14:paraId="1526CC55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  <w:b/>
                              </w:rPr>
                            </w:pPr>
                            <w:r w:rsidRPr="008553AD">
                              <w:rPr>
                                <w:rFonts w:cstheme="minorHAnsi"/>
                                <w:b/>
                              </w:rPr>
                              <w:t>Encryption?</w:t>
                            </w:r>
                          </w:p>
                        </w:tc>
                        <w:tc>
                          <w:tcPr>
                            <w:tcW w:w="5845" w:type="dxa"/>
                          </w:tcPr>
                          <w:p w14:paraId="0C79A802" w14:textId="77777777" w:rsidR="00414034" w:rsidRPr="008553AD" w:rsidRDefault="00414034" w:rsidP="00414034">
                            <w:pPr>
                              <w:shd w:val="clear" w:color="auto" w:fill="F2F2F2" w:themeFill="background1" w:themeFillShade="F2"/>
                              <w:rPr>
                                <w:rFonts w:cstheme="minorHAnsi"/>
                              </w:rPr>
                            </w:pPr>
                            <w:r w:rsidRPr="008553AD">
                              <w:rPr>
                                <w:rFonts w:cstheme="minorHAnsi"/>
                              </w:rPr>
                              <w:t xml:space="preserve">Yes </w:t>
                            </w:r>
                          </w:p>
                        </w:tc>
                      </w:tr>
                    </w:tbl>
                    <w:p w14:paraId="4EAD827D" w14:textId="504690FA" w:rsidR="00BD2973" w:rsidRPr="00A03995" w:rsidRDefault="00414034" w:rsidP="00A0399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 xml:space="preserve"> </w:t>
                      </w:r>
                      <w:r w:rsidR="00BD2973">
                        <w:rPr>
                          <w:b/>
                          <w:color w:val="0070C0"/>
                        </w:rPr>
                        <w:t>File Layout (</w:t>
                      </w:r>
                      <w:r w:rsidR="00C51ABA">
                        <w:rPr>
                          <w:b/>
                          <w:color w:val="0070C0"/>
                        </w:rPr>
                        <w:t xml:space="preserve">DCRD2 for </w:t>
                      </w:r>
                      <w:ins w:id="9" w:author="Haleigh Stern" w:date="2023-02-02T14:39:00Z">
                        <w:r w:rsidR="00B8756E">
                          <w:rPr>
                            <w:b/>
                            <w:color w:val="0070C0"/>
                          </w:rPr>
                          <w:t>EABT</w:t>
                        </w:r>
                      </w:ins>
                      <w:r w:rsidR="00C51ABA">
                        <w:rPr>
                          <w:b/>
                          <w:color w:val="0070C0"/>
                        </w:rPr>
                        <w:t>)</w:t>
                      </w:r>
                      <w:r w:rsidR="00BD2973">
                        <w:rPr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XSpec="center" w:tblpY="329"/>
        <w:tblW w:w="89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50"/>
        <w:gridCol w:w="2712"/>
        <w:gridCol w:w="2124"/>
      </w:tblGrid>
      <w:tr w:rsidR="00C51ABA" w:rsidRPr="00CE0285" w14:paraId="15FC27A9" w14:textId="77777777" w:rsidTr="00E70FA1">
        <w:tc>
          <w:tcPr>
            <w:tcW w:w="4150" w:type="dxa"/>
            <w:vAlign w:val="bottom"/>
          </w:tcPr>
          <w:p w14:paraId="0D6F35D5" w14:textId="2A684DB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A03995">
              <w:rPr>
                <w:rFonts w:cs="Arial"/>
                <w:b/>
              </w:rPr>
              <w:t xml:space="preserve">Incoming </w:t>
            </w:r>
            <w:r>
              <w:rPr>
                <w:rFonts w:cs="Arial"/>
                <w:b/>
              </w:rPr>
              <w:t xml:space="preserve">Data </w:t>
            </w:r>
            <w:r w:rsidRPr="00A03995">
              <w:rPr>
                <w:rFonts w:cs="Arial"/>
                <w:b/>
              </w:rPr>
              <w:t>Field Name</w:t>
            </w:r>
            <w:r>
              <w:rPr>
                <w:rFonts w:cs="Arial"/>
                <w:b/>
              </w:rPr>
              <w:t xml:space="preserve"> and Data Type</w:t>
            </w:r>
          </w:p>
        </w:tc>
        <w:tc>
          <w:tcPr>
            <w:tcW w:w="2712" w:type="dxa"/>
            <w:vAlign w:val="bottom"/>
          </w:tcPr>
          <w:p w14:paraId="7E70D5BC" w14:textId="17F5835B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7253D7">
              <w:rPr>
                <w:rFonts w:cs="Arial"/>
                <w:b/>
              </w:rPr>
              <w:t>Sample Data Value</w:t>
            </w:r>
          </w:p>
        </w:tc>
        <w:tc>
          <w:tcPr>
            <w:tcW w:w="2124" w:type="dxa"/>
            <w:vAlign w:val="center"/>
          </w:tcPr>
          <w:p w14:paraId="49C497B0" w14:textId="00BC1538" w:rsidR="00C51ABA" w:rsidRPr="00E70FA1" w:rsidRDefault="00C51ABA" w:rsidP="00E70FA1">
            <w:pPr>
              <w:rPr>
                <w:rFonts w:cs="Arial"/>
                <w:b/>
              </w:rPr>
            </w:pPr>
            <w:r w:rsidRPr="007253D7">
              <w:rPr>
                <w:rFonts w:cs="Arial"/>
                <w:b/>
              </w:rPr>
              <w:t>Description</w:t>
            </w:r>
            <w:r w:rsidR="00E70FA1">
              <w:rPr>
                <w:rFonts w:cs="Arial"/>
                <w:b/>
              </w:rPr>
              <w:t xml:space="preserve"> </w:t>
            </w:r>
            <w:r w:rsidRPr="007253D7">
              <w:rPr>
                <w:rFonts w:cs="Arial"/>
                <w:i/>
                <w:sz w:val="20"/>
                <w:szCs w:val="20"/>
              </w:rPr>
              <w:t xml:space="preserve">i.e. </w:t>
            </w:r>
            <w:r>
              <w:rPr>
                <w:rFonts w:cs="Arial"/>
                <w:i/>
                <w:sz w:val="20"/>
                <w:szCs w:val="20"/>
              </w:rPr>
              <w:t xml:space="preserve">data </w:t>
            </w:r>
            <w:r w:rsidRPr="007253D7">
              <w:rPr>
                <w:rFonts w:cs="Arial"/>
                <w:i/>
                <w:sz w:val="20"/>
                <w:szCs w:val="20"/>
              </w:rPr>
              <w:t>definitions</w:t>
            </w:r>
          </w:p>
        </w:tc>
      </w:tr>
      <w:tr w:rsidR="00C51ABA" w:rsidRPr="00CE0285" w14:paraId="2F969A25" w14:textId="77777777" w:rsidTr="005A5973">
        <w:tc>
          <w:tcPr>
            <w:tcW w:w="4150" w:type="dxa"/>
            <w:shd w:val="clear" w:color="auto" w:fill="FFFFFF" w:themeFill="background1"/>
            <w:vAlign w:val="bottom"/>
          </w:tcPr>
          <w:p w14:paraId="46B9F42F" w14:textId="5DA00B2B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MKT_PERM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3FD9C80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Y (marketing)  Null (service)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20DBE96C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7D598B8E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FA442FA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ORA_KEY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6C7B2408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12324221230004300000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4B22490E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5446EACB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6F4BAEE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ACCT_KEY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030ED06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0012345678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6A5EDCB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2F627CDC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FAA5E10" w14:textId="79AE44B1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bookmarkStart w:id="10" w:name="_Hlk126242189"/>
            <w:r w:rsidRPr="00CE0285">
              <w:rPr>
                <w:rFonts w:cstheme="minorHAnsi"/>
              </w:rPr>
              <w:t>PRTY_ID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1ACE96D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0012345678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027DCE5D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bookmarkEnd w:id="10"/>
      <w:tr w:rsidR="00C51ABA" w:rsidRPr="00CE0285" w14:paraId="02CE25CB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705CCACE" w14:textId="3358E819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FIN_AGRMNT_TYP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69D073F0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CARD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7CFCA18A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0003B85A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98C9D8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lastRenderedPageBreak/>
              <w:t>SEL_DT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3028962C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3/14/2018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2015D11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37F4056B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29C4095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PRVD_EMAIL_ID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34021F7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 xml:space="preserve">tgelb1@aol.com                                                                                      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507F1FCE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1792FA01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27809CB5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CELL_UNQ_ID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42E80857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E31021248000101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5A94BFE7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45F2C260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7C8DC037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CMPGN_SHRTNM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4C27B618" w14:textId="5AC548CF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E</w:t>
            </w:r>
            <w:r w:rsidR="00C55FA0">
              <w:rPr>
                <w:rFonts w:cstheme="minorHAnsi"/>
              </w:rPr>
              <w:t>ABT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2A8185B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6F787FE3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0D17A60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CELL_DESC_TXT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58ADFF0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 xml:space="preserve">Recent-Not Enrolled-SL1,Body1                                              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6BBDE7F5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4D6EEA62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7CCF183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MAP_SOURCE_CODE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7B29B9A" w14:textId="03A9DD44" w:rsidR="00C51ABA" w:rsidRPr="00CE0285" w:rsidRDefault="00A378C7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EABT</w:t>
            </w:r>
            <w:r w:rsidR="00C51ABA" w:rsidRPr="00CE0285">
              <w:rPr>
                <w:rFonts w:cstheme="minorHAnsi"/>
              </w:rPr>
              <w:t>_0101M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1A0859E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2EF943F6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322932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ACCT_NBR_LAST4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198A105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0234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60A181B1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1CCD980E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77EB8ED0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FIRST NAME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0AEA47B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TREE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58CF1E63" w14:textId="432755A9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1DB883A7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164F0DA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LAST NAME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06F57EB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STUBER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130ABB1A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14A634FA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4A9F61C7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MEMBER_SINCE_DATE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07E67A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3C5B465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4751AEBA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DA7F3F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OPEN_TO_BUY_AMT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8FEC404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 xml:space="preserve">18104  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60B2D2E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0C5499DA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336FECF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RWRD_INCNTV_CDE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2374EC8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000001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4ED63FA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2BCD32D4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6DC4E775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PURCH_RATE_APR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62F5CB1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3.99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0A7E569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762877" w:rsidRPr="00CE0285" w14:paraId="2A9B1BF3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52508D54" w14:textId="7C086BA8" w:rsidR="00762877" w:rsidRPr="00CE0285" w:rsidRDefault="00762877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DSCL_OFFR_1_TXT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774AADC6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06F9721B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</w:tr>
      <w:tr w:rsidR="00762877" w:rsidRPr="00CE0285" w14:paraId="5F01DB15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6067A29D" w14:textId="14B7145E" w:rsidR="00762877" w:rsidRPr="00CE0285" w:rsidRDefault="00762877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OFFR_DUR_MTH_NBR_</w:t>
            </w:r>
            <w:r w:rsidR="008D4635">
              <w:rPr>
                <w:rFonts w:cstheme="minorHAnsi"/>
              </w:rPr>
              <w:t>1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02D6443F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7104C4E1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</w:tr>
      <w:tr w:rsidR="00762877" w:rsidRPr="00CE0285" w14:paraId="6A981B0C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29E719E2" w14:textId="740B6CD4" w:rsidR="00762877" w:rsidRPr="00CE0285" w:rsidRDefault="008D4635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BT_PROMO_APR_1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21D8AED2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10B77F37" w14:textId="77777777" w:rsidR="00762877" w:rsidRPr="00CE0285" w:rsidRDefault="00762877" w:rsidP="00CE0285">
            <w:pPr>
              <w:spacing w:after="240"/>
              <w:rPr>
                <w:rFonts w:cstheme="minorHAnsi"/>
              </w:rPr>
            </w:pPr>
          </w:p>
        </w:tc>
      </w:tr>
      <w:tr w:rsidR="008D4635" w:rsidRPr="00CE0285" w14:paraId="193E8510" w14:textId="77777777" w:rsidTr="005A5973">
        <w:tc>
          <w:tcPr>
            <w:tcW w:w="4150" w:type="dxa"/>
            <w:shd w:val="clear" w:color="auto" w:fill="FFFFFF" w:themeFill="background1"/>
            <w:vAlign w:val="center"/>
          </w:tcPr>
          <w:p w14:paraId="77B0E6F4" w14:textId="5F50A09F" w:rsidR="008D4635" w:rsidRDefault="00CD1411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</w:t>
            </w:r>
            <w:r w:rsidR="008D4635">
              <w:rPr>
                <w:rFonts w:cstheme="minorHAnsi"/>
              </w:rPr>
              <w:t>RSP</w:t>
            </w:r>
            <w:r w:rsidR="00B62E23">
              <w:rPr>
                <w:rFonts w:cstheme="minorHAnsi"/>
              </w:rPr>
              <w:t>ND</w:t>
            </w:r>
            <w:r w:rsidR="00D46577">
              <w:rPr>
                <w:rFonts w:cstheme="minorHAnsi"/>
              </w:rPr>
              <w:t>_BY_DT</w:t>
            </w:r>
          </w:p>
        </w:tc>
        <w:tc>
          <w:tcPr>
            <w:tcW w:w="2712" w:type="dxa"/>
            <w:shd w:val="clear" w:color="auto" w:fill="FFFFFF" w:themeFill="background1"/>
            <w:vAlign w:val="bottom"/>
          </w:tcPr>
          <w:p w14:paraId="58992117" w14:textId="36ABC42C" w:rsidR="008D4635" w:rsidRPr="00CE0285" w:rsidRDefault="007D228B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shd w:val="clear" w:color="auto" w:fill="FFFFFF" w:themeFill="background1"/>
            <w:vAlign w:val="center"/>
          </w:tcPr>
          <w:p w14:paraId="05975257" w14:textId="02BF56EA" w:rsidR="008D4635" w:rsidRPr="00CE0285" w:rsidRDefault="00CD1411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Passing in EABT</w:t>
            </w:r>
          </w:p>
        </w:tc>
      </w:tr>
      <w:tr w:rsidR="008D4635" w:rsidRPr="00CE0285" w14:paraId="34998035" w14:textId="77777777" w:rsidTr="00E70FA1">
        <w:tc>
          <w:tcPr>
            <w:tcW w:w="4150" w:type="dxa"/>
            <w:vAlign w:val="center"/>
          </w:tcPr>
          <w:p w14:paraId="16E352E2" w14:textId="5B3EC136" w:rsidR="008D4635" w:rsidRDefault="00D46577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BT_RATE_EXP_DT_1</w:t>
            </w:r>
          </w:p>
        </w:tc>
        <w:tc>
          <w:tcPr>
            <w:tcW w:w="2712" w:type="dxa"/>
            <w:vAlign w:val="bottom"/>
          </w:tcPr>
          <w:p w14:paraId="29EF60F9" w14:textId="66D22BCA" w:rsidR="008D4635" w:rsidRPr="00CE0285" w:rsidRDefault="00BE1449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5F680520" w14:textId="77777777" w:rsidR="008D4635" w:rsidRPr="00CE0285" w:rsidRDefault="008D4635" w:rsidP="00CE0285">
            <w:pPr>
              <w:spacing w:after="240"/>
              <w:rPr>
                <w:rFonts w:cstheme="minorHAnsi"/>
              </w:rPr>
            </w:pPr>
          </w:p>
        </w:tc>
      </w:tr>
      <w:tr w:rsidR="008D4635" w:rsidRPr="00CE0285" w14:paraId="752C4589" w14:textId="77777777" w:rsidTr="00E70FA1">
        <w:tc>
          <w:tcPr>
            <w:tcW w:w="4150" w:type="dxa"/>
            <w:vAlign w:val="center"/>
          </w:tcPr>
          <w:p w14:paraId="605824B0" w14:textId="7D9CB501" w:rsidR="008D4635" w:rsidRDefault="00D46577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BT_FIX_FEE_AMT_1</w:t>
            </w:r>
          </w:p>
        </w:tc>
        <w:tc>
          <w:tcPr>
            <w:tcW w:w="2712" w:type="dxa"/>
            <w:vAlign w:val="bottom"/>
          </w:tcPr>
          <w:p w14:paraId="308468E7" w14:textId="77777777" w:rsidR="008D4635" w:rsidRPr="00CE0285" w:rsidRDefault="008D4635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62B92E26" w14:textId="77777777" w:rsidR="008D4635" w:rsidRPr="00CE0285" w:rsidRDefault="008D4635" w:rsidP="00CE0285">
            <w:pPr>
              <w:spacing w:after="240"/>
              <w:rPr>
                <w:rFonts w:cstheme="minorHAnsi"/>
              </w:rPr>
            </w:pPr>
          </w:p>
        </w:tc>
      </w:tr>
      <w:tr w:rsidR="008D4635" w:rsidRPr="00CE0285" w14:paraId="2E4F20C2" w14:textId="77777777" w:rsidTr="00E70FA1">
        <w:tc>
          <w:tcPr>
            <w:tcW w:w="4150" w:type="dxa"/>
            <w:vAlign w:val="center"/>
          </w:tcPr>
          <w:p w14:paraId="4C37DC60" w14:textId="2E9E3DD7" w:rsidR="008D4635" w:rsidRDefault="00CE746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BT_FEE_RATE_1</w:t>
            </w:r>
          </w:p>
        </w:tc>
        <w:tc>
          <w:tcPr>
            <w:tcW w:w="2712" w:type="dxa"/>
            <w:vAlign w:val="bottom"/>
          </w:tcPr>
          <w:p w14:paraId="160E1E4D" w14:textId="77777777" w:rsidR="008D4635" w:rsidRPr="00CE0285" w:rsidRDefault="008D4635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36AD3821" w14:textId="77777777" w:rsidR="008D4635" w:rsidRPr="00CE0285" w:rsidRDefault="008D4635" w:rsidP="00CE0285">
            <w:pPr>
              <w:spacing w:after="240"/>
              <w:rPr>
                <w:rFonts w:cstheme="minorHAnsi"/>
              </w:rPr>
            </w:pPr>
          </w:p>
        </w:tc>
      </w:tr>
      <w:tr w:rsidR="00B62E23" w:rsidRPr="00CE0285" w14:paraId="1ACC427F" w14:textId="77777777" w:rsidTr="00E70FA1">
        <w:tc>
          <w:tcPr>
            <w:tcW w:w="4150" w:type="dxa"/>
            <w:vAlign w:val="center"/>
          </w:tcPr>
          <w:p w14:paraId="7117BB71" w14:textId="4D11DADC" w:rsidR="00B62E23" w:rsidRDefault="00CE746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BT_FEE_MIN_AMT_1</w:t>
            </w:r>
          </w:p>
        </w:tc>
        <w:tc>
          <w:tcPr>
            <w:tcW w:w="2712" w:type="dxa"/>
            <w:vAlign w:val="bottom"/>
          </w:tcPr>
          <w:p w14:paraId="367EC3C4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3829130A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</w:tr>
      <w:tr w:rsidR="00B62E23" w:rsidRPr="00CE0285" w14:paraId="1CBE0B42" w14:textId="77777777" w:rsidTr="00E70FA1">
        <w:tc>
          <w:tcPr>
            <w:tcW w:w="4150" w:type="dxa"/>
            <w:vAlign w:val="center"/>
          </w:tcPr>
          <w:p w14:paraId="059C5773" w14:textId="0CE2B352" w:rsidR="00B62E23" w:rsidRDefault="00CE746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BT_FEE_MAX_AMT_1</w:t>
            </w:r>
          </w:p>
        </w:tc>
        <w:tc>
          <w:tcPr>
            <w:tcW w:w="2712" w:type="dxa"/>
            <w:vAlign w:val="bottom"/>
          </w:tcPr>
          <w:p w14:paraId="59D38F7F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2434E83C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</w:tr>
      <w:tr w:rsidR="00B62E23" w:rsidRPr="00CE0285" w14:paraId="0D2457B2" w14:textId="77777777" w:rsidTr="00E70FA1">
        <w:tc>
          <w:tcPr>
            <w:tcW w:w="4150" w:type="dxa"/>
            <w:vAlign w:val="center"/>
          </w:tcPr>
          <w:p w14:paraId="1941E368" w14:textId="396F3265" w:rsidR="00B62E23" w:rsidRDefault="00CE746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STD_PURCH_APR</w:t>
            </w:r>
          </w:p>
        </w:tc>
        <w:tc>
          <w:tcPr>
            <w:tcW w:w="2712" w:type="dxa"/>
            <w:vAlign w:val="bottom"/>
          </w:tcPr>
          <w:p w14:paraId="0FBDDC5C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01BB6528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</w:tr>
      <w:tr w:rsidR="00B62E23" w:rsidRPr="00CE0285" w14:paraId="3C540E55" w14:textId="77777777" w:rsidTr="00E70FA1">
        <w:tc>
          <w:tcPr>
            <w:tcW w:w="4150" w:type="dxa"/>
            <w:vAlign w:val="center"/>
          </w:tcPr>
          <w:p w14:paraId="57E703DB" w14:textId="0B1DF05F" w:rsidR="00B62E23" w:rsidRDefault="00F546DC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STD_BT_FEE_RATE</w:t>
            </w:r>
          </w:p>
        </w:tc>
        <w:tc>
          <w:tcPr>
            <w:tcW w:w="2712" w:type="dxa"/>
            <w:vAlign w:val="bottom"/>
          </w:tcPr>
          <w:p w14:paraId="548BDB7F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14708968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</w:tr>
      <w:tr w:rsidR="00B62E23" w:rsidRPr="00CE0285" w14:paraId="488D127B" w14:textId="77777777" w:rsidTr="00E70FA1">
        <w:tc>
          <w:tcPr>
            <w:tcW w:w="4150" w:type="dxa"/>
            <w:vAlign w:val="center"/>
          </w:tcPr>
          <w:p w14:paraId="529717B1" w14:textId="56982C58" w:rsidR="00B62E23" w:rsidRDefault="006632E4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OFFR_STRT_DT</w:t>
            </w:r>
          </w:p>
        </w:tc>
        <w:tc>
          <w:tcPr>
            <w:tcW w:w="2712" w:type="dxa"/>
            <w:vAlign w:val="bottom"/>
          </w:tcPr>
          <w:p w14:paraId="0974B6CC" w14:textId="7BF30FA2" w:rsidR="00B62E23" w:rsidRPr="00CE0285" w:rsidRDefault="007D228B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5D956D40" w14:textId="77777777" w:rsidR="00B62E23" w:rsidRPr="00CE0285" w:rsidRDefault="00B62E23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2FCE3EF2" w14:textId="77777777" w:rsidTr="00E70FA1">
        <w:tc>
          <w:tcPr>
            <w:tcW w:w="4150" w:type="dxa"/>
            <w:vAlign w:val="center"/>
          </w:tcPr>
          <w:p w14:paraId="4AE68AB9" w14:textId="000DD9DB" w:rsidR="006632E4" w:rsidRDefault="006632E4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RML_DT</w:t>
            </w:r>
          </w:p>
        </w:tc>
        <w:tc>
          <w:tcPr>
            <w:tcW w:w="2712" w:type="dxa"/>
            <w:vAlign w:val="bottom"/>
          </w:tcPr>
          <w:p w14:paraId="0964C71C" w14:textId="69083C02" w:rsidR="006632E4" w:rsidRPr="00CE0285" w:rsidRDefault="007D228B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7A371FDC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0465BA4B" w14:textId="77777777" w:rsidTr="00E70FA1">
        <w:tc>
          <w:tcPr>
            <w:tcW w:w="4150" w:type="dxa"/>
            <w:vAlign w:val="center"/>
          </w:tcPr>
          <w:p w14:paraId="6E1FFC0B" w14:textId="33013679" w:rsidR="006632E4" w:rsidRDefault="006632E4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STD_BAL_FEE_MIN_AMT</w:t>
            </w:r>
          </w:p>
        </w:tc>
        <w:tc>
          <w:tcPr>
            <w:tcW w:w="2712" w:type="dxa"/>
            <w:vAlign w:val="bottom"/>
          </w:tcPr>
          <w:p w14:paraId="5C153498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348F9C23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778D9496" w14:textId="77777777" w:rsidTr="00E70FA1">
        <w:tc>
          <w:tcPr>
            <w:tcW w:w="4150" w:type="dxa"/>
            <w:vAlign w:val="center"/>
          </w:tcPr>
          <w:p w14:paraId="462BA713" w14:textId="6AB1144B" w:rsidR="006632E4" w:rsidRDefault="008B4CE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DSCL_VAR_RATE</w:t>
            </w:r>
          </w:p>
        </w:tc>
        <w:tc>
          <w:tcPr>
            <w:tcW w:w="2712" w:type="dxa"/>
            <w:vAlign w:val="bottom"/>
          </w:tcPr>
          <w:p w14:paraId="13B56649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3121C4F4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17F3E85A" w14:textId="77777777" w:rsidTr="00E70FA1">
        <w:tc>
          <w:tcPr>
            <w:tcW w:w="4150" w:type="dxa"/>
            <w:vAlign w:val="center"/>
          </w:tcPr>
          <w:p w14:paraId="3C33F531" w14:textId="1BC9F74D" w:rsidR="006632E4" w:rsidRDefault="008B4CE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DSCL_BT_FEE_LTR_VAL</w:t>
            </w:r>
          </w:p>
        </w:tc>
        <w:tc>
          <w:tcPr>
            <w:tcW w:w="2712" w:type="dxa"/>
            <w:vAlign w:val="bottom"/>
          </w:tcPr>
          <w:p w14:paraId="305221B5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59E3EC7A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0CD81990" w14:textId="77777777" w:rsidTr="00E70FA1">
        <w:tc>
          <w:tcPr>
            <w:tcW w:w="4150" w:type="dxa"/>
            <w:vAlign w:val="center"/>
          </w:tcPr>
          <w:p w14:paraId="03E1AE5C" w14:textId="20E3218B" w:rsidR="006632E4" w:rsidRDefault="008B4CE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DSCL_OFFR_2_TXT</w:t>
            </w:r>
          </w:p>
        </w:tc>
        <w:tc>
          <w:tcPr>
            <w:tcW w:w="2712" w:type="dxa"/>
            <w:vAlign w:val="bottom"/>
          </w:tcPr>
          <w:p w14:paraId="03EAC08A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5FE91BB0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6632E4" w:rsidRPr="00CE0285" w14:paraId="029B5D40" w14:textId="77777777" w:rsidTr="00E70FA1">
        <w:tc>
          <w:tcPr>
            <w:tcW w:w="4150" w:type="dxa"/>
            <w:vAlign w:val="center"/>
          </w:tcPr>
          <w:p w14:paraId="7957FCD1" w14:textId="430388E9" w:rsidR="006632E4" w:rsidRDefault="008B4CE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OFFR</w:t>
            </w:r>
            <w:r w:rsidR="00C85FBA">
              <w:rPr>
                <w:rFonts w:cstheme="minorHAnsi"/>
              </w:rPr>
              <w:t>_DUR_MTH_NBR_2</w:t>
            </w:r>
          </w:p>
        </w:tc>
        <w:tc>
          <w:tcPr>
            <w:tcW w:w="2712" w:type="dxa"/>
            <w:vAlign w:val="bottom"/>
          </w:tcPr>
          <w:p w14:paraId="3F8AC447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4998B66D" w14:textId="77777777" w:rsidR="006632E4" w:rsidRPr="00CE0285" w:rsidRDefault="006632E4" w:rsidP="00CE0285">
            <w:pPr>
              <w:spacing w:after="240"/>
              <w:rPr>
                <w:rFonts w:cstheme="minorHAnsi"/>
              </w:rPr>
            </w:pPr>
          </w:p>
        </w:tc>
      </w:tr>
      <w:tr w:rsidR="00CF3CC9" w:rsidRPr="00CE0285" w14:paraId="71DAE00E" w14:textId="77777777" w:rsidTr="00E70FA1">
        <w:tc>
          <w:tcPr>
            <w:tcW w:w="4150" w:type="dxa"/>
            <w:vAlign w:val="center"/>
          </w:tcPr>
          <w:p w14:paraId="3B25FDA4" w14:textId="3F12710A" w:rsidR="00CF3CC9" w:rsidRDefault="00CF3CC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BT_PROMO_APR_2</w:t>
            </w:r>
          </w:p>
        </w:tc>
        <w:tc>
          <w:tcPr>
            <w:tcW w:w="2712" w:type="dxa"/>
            <w:vAlign w:val="bottom"/>
          </w:tcPr>
          <w:p w14:paraId="3B80590A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45E4B404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</w:tr>
      <w:tr w:rsidR="00CF3CC9" w:rsidRPr="00CE0285" w14:paraId="012D0503" w14:textId="77777777" w:rsidTr="00E70FA1">
        <w:tc>
          <w:tcPr>
            <w:tcW w:w="4150" w:type="dxa"/>
            <w:vAlign w:val="center"/>
          </w:tcPr>
          <w:p w14:paraId="2D48F7DD" w14:textId="3D392FE5" w:rsidR="00CF3CC9" w:rsidRDefault="00CF3CC9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BT_RATE_EXP_</w:t>
            </w:r>
            <w:r w:rsidR="00C01FD5">
              <w:rPr>
                <w:rFonts w:cstheme="minorHAnsi"/>
              </w:rPr>
              <w:t>DT_2</w:t>
            </w:r>
          </w:p>
        </w:tc>
        <w:tc>
          <w:tcPr>
            <w:tcW w:w="2712" w:type="dxa"/>
            <w:vAlign w:val="bottom"/>
          </w:tcPr>
          <w:p w14:paraId="6359A796" w14:textId="2A990AAC" w:rsidR="00CF3CC9" w:rsidRPr="00CE0285" w:rsidRDefault="007B740B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017F069A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</w:tr>
      <w:tr w:rsidR="00CF3CC9" w:rsidRPr="00CE0285" w14:paraId="4AD866D0" w14:textId="77777777" w:rsidTr="00E70FA1">
        <w:tc>
          <w:tcPr>
            <w:tcW w:w="4150" w:type="dxa"/>
            <w:vAlign w:val="center"/>
          </w:tcPr>
          <w:p w14:paraId="2EBD927A" w14:textId="0C8A18A3" w:rsidR="00CF3CC9" w:rsidRDefault="00C01FD5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BT_FIX_FEE_AMT_2</w:t>
            </w:r>
          </w:p>
        </w:tc>
        <w:tc>
          <w:tcPr>
            <w:tcW w:w="2712" w:type="dxa"/>
            <w:vAlign w:val="bottom"/>
          </w:tcPr>
          <w:p w14:paraId="39A9262A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2929FCEA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</w:tr>
      <w:tr w:rsidR="00CF3CC9" w:rsidRPr="00CE0285" w14:paraId="3F652E08" w14:textId="77777777" w:rsidTr="00E70FA1">
        <w:tc>
          <w:tcPr>
            <w:tcW w:w="4150" w:type="dxa"/>
            <w:vAlign w:val="center"/>
          </w:tcPr>
          <w:p w14:paraId="680D7BC3" w14:textId="11B9BD6B" w:rsidR="00CF3CC9" w:rsidRDefault="00C01FD5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BT_FEE_RATE_2</w:t>
            </w:r>
          </w:p>
        </w:tc>
        <w:tc>
          <w:tcPr>
            <w:tcW w:w="2712" w:type="dxa"/>
            <w:vAlign w:val="bottom"/>
          </w:tcPr>
          <w:p w14:paraId="6851D3CF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2637A296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</w:tr>
      <w:tr w:rsidR="00CF3CC9" w:rsidRPr="00CE0285" w14:paraId="61CA81AF" w14:textId="77777777" w:rsidTr="00E70FA1">
        <w:tc>
          <w:tcPr>
            <w:tcW w:w="4150" w:type="dxa"/>
            <w:vAlign w:val="center"/>
          </w:tcPr>
          <w:p w14:paraId="6A2FF79D" w14:textId="59A15ECD" w:rsidR="00CF3CC9" w:rsidRDefault="00C01FD5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BT_FEE_MIN_AMT_2</w:t>
            </w:r>
          </w:p>
        </w:tc>
        <w:tc>
          <w:tcPr>
            <w:tcW w:w="2712" w:type="dxa"/>
            <w:vAlign w:val="bottom"/>
          </w:tcPr>
          <w:p w14:paraId="4D3B3A12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742F9DED" w14:textId="77777777" w:rsidR="00CF3CC9" w:rsidRPr="00CE0285" w:rsidRDefault="00CF3CC9" w:rsidP="00CE0285">
            <w:pPr>
              <w:spacing w:after="240"/>
              <w:rPr>
                <w:rFonts w:cstheme="minorHAnsi"/>
              </w:rPr>
            </w:pPr>
          </w:p>
        </w:tc>
      </w:tr>
      <w:tr w:rsidR="007B740B" w:rsidRPr="00CE0285" w14:paraId="29D50B62" w14:textId="77777777" w:rsidTr="00E70FA1">
        <w:tc>
          <w:tcPr>
            <w:tcW w:w="4150" w:type="dxa"/>
            <w:vAlign w:val="center"/>
          </w:tcPr>
          <w:p w14:paraId="4CE78970" w14:textId="57A4D822" w:rsidR="007B740B" w:rsidRDefault="007B740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BT_FEE_MAX_AMT_2</w:t>
            </w:r>
          </w:p>
        </w:tc>
        <w:tc>
          <w:tcPr>
            <w:tcW w:w="2712" w:type="dxa"/>
            <w:vAlign w:val="bottom"/>
          </w:tcPr>
          <w:p w14:paraId="69905C36" w14:textId="77777777" w:rsidR="007B740B" w:rsidRPr="00CE0285" w:rsidRDefault="007B740B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622E6B3E" w14:textId="77777777" w:rsidR="007B740B" w:rsidRPr="00CE0285" w:rsidRDefault="007B740B" w:rsidP="00CE0285">
            <w:pPr>
              <w:spacing w:after="240"/>
              <w:rPr>
                <w:rFonts w:cstheme="minorHAnsi"/>
              </w:rPr>
            </w:pPr>
          </w:p>
        </w:tc>
      </w:tr>
      <w:tr w:rsidR="007B740B" w:rsidRPr="00CE0285" w14:paraId="77806DCE" w14:textId="77777777" w:rsidTr="00E70FA1">
        <w:tc>
          <w:tcPr>
            <w:tcW w:w="4150" w:type="dxa"/>
            <w:vAlign w:val="center"/>
          </w:tcPr>
          <w:p w14:paraId="12F07D1C" w14:textId="5A97C22A" w:rsidR="007B740B" w:rsidRDefault="007B740B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BIC_FLAG</w:t>
            </w:r>
          </w:p>
        </w:tc>
        <w:tc>
          <w:tcPr>
            <w:tcW w:w="2712" w:type="dxa"/>
            <w:vAlign w:val="bottom"/>
          </w:tcPr>
          <w:p w14:paraId="2EFC5518" w14:textId="77777777" w:rsidR="007B740B" w:rsidRPr="00CE0285" w:rsidRDefault="007B740B" w:rsidP="00CE0285">
            <w:pPr>
              <w:spacing w:after="240"/>
              <w:rPr>
                <w:rFonts w:cstheme="minorHAnsi"/>
              </w:rPr>
            </w:pPr>
          </w:p>
        </w:tc>
        <w:tc>
          <w:tcPr>
            <w:tcW w:w="2124" w:type="dxa"/>
            <w:vAlign w:val="center"/>
          </w:tcPr>
          <w:p w14:paraId="21593CDB" w14:textId="77777777" w:rsidR="007B740B" w:rsidRPr="00CE0285" w:rsidRDefault="007B740B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4E6376A5" w14:textId="77777777" w:rsidTr="00E70FA1">
        <w:tc>
          <w:tcPr>
            <w:tcW w:w="4150" w:type="dxa"/>
            <w:vAlign w:val="center"/>
          </w:tcPr>
          <w:p w14:paraId="52DAEC50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MISC_AMOUNT_1</w:t>
            </w:r>
          </w:p>
        </w:tc>
        <w:tc>
          <w:tcPr>
            <w:tcW w:w="2712" w:type="dxa"/>
            <w:vAlign w:val="bottom"/>
          </w:tcPr>
          <w:p w14:paraId="68E40DE0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100.79</w:t>
            </w:r>
          </w:p>
        </w:tc>
        <w:tc>
          <w:tcPr>
            <w:tcW w:w="2124" w:type="dxa"/>
            <w:vAlign w:val="center"/>
          </w:tcPr>
          <w:p w14:paraId="0FF53E4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5CF8775E" w14:textId="77777777" w:rsidTr="00E70FA1">
        <w:tc>
          <w:tcPr>
            <w:tcW w:w="4150" w:type="dxa"/>
            <w:vAlign w:val="center"/>
          </w:tcPr>
          <w:p w14:paraId="58CB890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MISC_AMOUNT_2</w:t>
            </w:r>
          </w:p>
        </w:tc>
        <w:tc>
          <w:tcPr>
            <w:tcW w:w="2712" w:type="dxa"/>
            <w:vAlign w:val="bottom"/>
          </w:tcPr>
          <w:p w14:paraId="160DC503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100.79</w:t>
            </w:r>
          </w:p>
        </w:tc>
        <w:tc>
          <w:tcPr>
            <w:tcW w:w="2124" w:type="dxa"/>
            <w:vAlign w:val="center"/>
          </w:tcPr>
          <w:p w14:paraId="294BD35E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B13DDA" w:rsidRPr="00CE0285" w14:paraId="27C448F0" w14:textId="77777777" w:rsidTr="00E70FA1">
        <w:tc>
          <w:tcPr>
            <w:tcW w:w="4150" w:type="dxa"/>
            <w:vAlign w:val="center"/>
          </w:tcPr>
          <w:p w14:paraId="0AFB3F84" w14:textId="1C68E913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MISC_AMOUNT_3</w:t>
            </w:r>
          </w:p>
        </w:tc>
        <w:tc>
          <w:tcPr>
            <w:tcW w:w="2712" w:type="dxa"/>
            <w:vAlign w:val="bottom"/>
          </w:tcPr>
          <w:p w14:paraId="63C06DB6" w14:textId="4C458A6F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100.79</w:t>
            </w:r>
          </w:p>
        </w:tc>
        <w:tc>
          <w:tcPr>
            <w:tcW w:w="2124" w:type="dxa"/>
            <w:vAlign w:val="center"/>
          </w:tcPr>
          <w:p w14:paraId="683DD940" w14:textId="77777777" w:rsidR="00B13DDA" w:rsidRPr="00CE0285" w:rsidRDefault="00B13DDA" w:rsidP="00CE0285">
            <w:pPr>
              <w:spacing w:after="240"/>
              <w:rPr>
                <w:rFonts w:cstheme="minorHAnsi"/>
              </w:rPr>
            </w:pPr>
          </w:p>
        </w:tc>
      </w:tr>
      <w:tr w:rsidR="00B13DDA" w:rsidRPr="00CE0285" w14:paraId="0D7EC85E" w14:textId="77777777" w:rsidTr="00E70FA1">
        <w:tc>
          <w:tcPr>
            <w:tcW w:w="4150" w:type="dxa"/>
            <w:vAlign w:val="center"/>
          </w:tcPr>
          <w:p w14:paraId="0204C080" w14:textId="7C750FEC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MISC_AMOUNT_4</w:t>
            </w:r>
          </w:p>
        </w:tc>
        <w:tc>
          <w:tcPr>
            <w:tcW w:w="2712" w:type="dxa"/>
            <w:vAlign w:val="bottom"/>
          </w:tcPr>
          <w:p w14:paraId="0B59AABF" w14:textId="22DCA3DC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100.79</w:t>
            </w:r>
          </w:p>
        </w:tc>
        <w:tc>
          <w:tcPr>
            <w:tcW w:w="2124" w:type="dxa"/>
            <w:vAlign w:val="center"/>
          </w:tcPr>
          <w:p w14:paraId="09F8165E" w14:textId="77777777" w:rsidR="00B13DDA" w:rsidRPr="00CE0285" w:rsidRDefault="00B13DDA" w:rsidP="00CE0285">
            <w:pPr>
              <w:spacing w:after="240"/>
              <w:rPr>
                <w:rFonts w:cstheme="minorHAnsi"/>
              </w:rPr>
            </w:pPr>
          </w:p>
        </w:tc>
      </w:tr>
      <w:tr w:rsidR="00B13DDA" w:rsidRPr="00CE0285" w14:paraId="23388183" w14:textId="77777777" w:rsidTr="00E70FA1">
        <w:tc>
          <w:tcPr>
            <w:tcW w:w="4150" w:type="dxa"/>
            <w:vAlign w:val="center"/>
          </w:tcPr>
          <w:p w14:paraId="5A63C454" w14:textId="560169CD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MISC_AMOUNT_5</w:t>
            </w:r>
          </w:p>
        </w:tc>
        <w:tc>
          <w:tcPr>
            <w:tcW w:w="2712" w:type="dxa"/>
            <w:vAlign w:val="bottom"/>
          </w:tcPr>
          <w:p w14:paraId="406FA2DB" w14:textId="0586F91B" w:rsidR="00B13DDA" w:rsidRPr="00CE0285" w:rsidRDefault="00B13DD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100.79</w:t>
            </w:r>
          </w:p>
        </w:tc>
        <w:tc>
          <w:tcPr>
            <w:tcW w:w="2124" w:type="dxa"/>
            <w:vAlign w:val="center"/>
          </w:tcPr>
          <w:p w14:paraId="15C78B52" w14:textId="77777777" w:rsidR="00B13DDA" w:rsidRPr="00CE0285" w:rsidRDefault="00B13DD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02C53EB7" w14:textId="77777777" w:rsidTr="00E70FA1">
        <w:tc>
          <w:tcPr>
            <w:tcW w:w="4150" w:type="dxa"/>
            <w:vAlign w:val="center"/>
          </w:tcPr>
          <w:p w14:paraId="43083028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MISC_DATE_1</w:t>
            </w:r>
          </w:p>
        </w:tc>
        <w:tc>
          <w:tcPr>
            <w:tcW w:w="2712" w:type="dxa"/>
            <w:vAlign w:val="bottom"/>
          </w:tcPr>
          <w:p w14:paraId="3BB8A0FA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3504588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25319D" w:rsidRPr="00CE0285" w14:paraId="69CB295F" w14:textId="77777777" w:rsidTr="00E70FA1">
        <w:tc>
          <w:tcPr>
            <w:tcW w:w="4150" w:type="dxa"/>
            <w:vAlign w:val="center"/>
          </w:tcPr>
          <w:p w14:paraId="6F111640" w14:textId="1B21D3E6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MISC_DATE_2</w:t>
            </w:r>
          </w:p>
        </w:tc>
        <w:tc>
          <w:tcPr>
            <w:tcW w:w="2712" w:type="dxa"/>
            <w:vAlign w:val="bottom"/>
          </w:tcPr>
          <w:p w14:paraId="7D8F8E2E" w14:textId="0836F538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074E8183" w14:textId="77777777" w:rsidR="0025319D" w:rsidRPr="00CE0285" w:rsidRDefault="0025319D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1A81264F" w14:textId="77777777" w:rsidTr="00E70FA1">
        <w:tc>
          <w:tcPr>
            <w:tcW w:w="4150" w:type="dxa"/>
            <w:vAlign w:val="center"/>
          </w:tcPr>
          <w:p w14:paraId="025E3F4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MISC_DATE_3</w:t>
            </w:r>
          </w:p>
        </w:tc>
        <w:tc>
          <w:tcPr>
            <w:tcW w:w="2712" w:type="dxa"/>
            <w:vAlign w:val="bottom"/>
          </w:tcPr>
          <w:p w14:paraId="635BBA64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510A7D99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25319D" w:rsidRPr="00CE0285" w14:paraId="22BBC4B5" w14:textId="77777777" w:rsidTr="00E70FA1">
        <w:tc>
          <w:tcPr>
            <w:tcW w:w="4150" w:type="dxa"/>
            <w:vAlign w:val="center"/>
          </w:tcPr>
          <w:p w14:paraId="6152BA15" w14:textId="6AF8235B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MISC_DATE_4</w:t>
            </w:r>
          </w:p>
        </w:tc>
        <w:tc>
          <w:tcPr>
            <w:tcW w:w="2712" w:type="dxa"/>
            <w:vAlign w:val="bottom"/>
          </w:tcPr>
          <w:p w14:paraId="3DB9B4AF" w14:textId="3F6A15BF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18557D7C" w14:textId="77777777" w:rsidR="0025319D" w:rsidRPr="00CE0285" w:rsidRDefault="0025319D" w:rsidP="00CE0285">
            <w:pPr>
              <w:spacing w:after="240"/>
              <w:rPr>
                <w:rFonts w:cstheme="minorHAnsi"/>
              </w:rPr>
            </w:pPr>
          </w:p>
        </w:tc>
      </w:tr>
      <w:tr w:rsidR="0025319D" w:rsidRPr="00CE0285" w14:paraId="67CB03C9" w14:textId="77777777" w:rsidTr="00E70FA1">
        <w:tc>
          <w:tcPr>
            <w:tcW w:w="4150" w:type="dxa"/>
            <w:vAlign w:val="center"/>
          </w:tcPr>
          <w:p w14:paraId="24948590" w14:textId="607FB8B9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MISC_DATE_5</w:t>
            </w:r>
          </w:p>
        </w:tc>
        <w:tc>
          <w:tcPr>
            <w:tcW w:w="2712" w:type="dxa"/>
            <w:vAlign w:val="bottom"/>
          </w:tcPr>
          <w:p w14:paraId="70D49E1B" w14:textId="63D12743" w:rsidR="0025319D" w:rsidRPr="00CE0285" w:rsidRDefault="0025319D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dd-MON-YYYY</w:t>
            </w:r>
          </w:p>
        </w:tc>
        <w:tc>
          <w:tcPr>
            <w:tcW w:w="2124" w:type="dxa"/>
            <w:vAlign w:val="center"/>
          </w:tcPr>
          <w:p w14:paraId="27C265E0" w14:textId="77777777" w:rsidR="0025319D" w:rsidRPr="00CE0285" w:rsidRDefault="0025319D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6DFFD09E" w14:textId="77777777" w:rsidTr="00E70FA1">
        <w:tc>
          <w:tcPr>
            <w:tcW w:w="4150" w:type="dxa"/>
            <w:vAlign w:val="center"/>
          </w:tcPr>
          <w:p w14:paraId="67A7625D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MISC_TEXT_1</w:t>
            </w:r>
          </w:p>
        </w:tc>
        <w:tc>
          <w:tcPr>
            <w:tcW w:w="2712" w:type="dxa"/>
            <w:vAlign w:val="bottom"/>
          </w:tcPr>
          <w:p w14:paraId="044D4257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N/A</w:t>
            </w:r>
          </w:p>
        </w:tc>
        <w:tc>
          <w:tcPr>
            <w:tcW w:w="2124" w:type="dxa"/>
            <w:vAlign w:val="center"/>
          </w:tcPr>
          <w:p w14:paraId="22F6B80F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2B3B5BB6" w14:textId="77777777" w:rsidTr="00E70FA1">
        <w:tc>
          <w:tcPr>
            <w:tcW w:w="4150" w:type="dxa"/>
            <w:vAlign w:val="center"/>
          </w:tcPr>
          <w:p w14:paraId="09F32DF2" w14:textId="5E540EE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MISC_TEXT_2</w:t>
            </w:r>
          </w:p>
        </w:tc>
        <w:tc>
          <w:tcPr>
            <w:tcW w:w="2712" w:type="dxa"/>
            <w:vAlign w:val="bottom"/>
          </w:tcPr>
          <w:p w14:paraId="2AB9E962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N/A</w:t>
            </w:r>
          </w:p>
        </w:tc>
        <w:tc>
          <w:tcPr>
            <w:tcW w:w="2124" w:type="dxa"/>
            <w:vAlign w:val="center"/>
          </w:tcPr>
          <w:p w14:paraId="393B1903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03DCB51C" w14:textId="77777777" w:rsidTr="00E70FA1">
        <w:tc>
          <w:tcPr>
            <w:tcW w:w="4150" w:type="dxa"/>
            <w:vAlign w:val="center"/>
          </w:tcPr>
          <w:p w14:paraId="1F3A23DF" w14:textId="0277CE28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lastRenderedPageBreak/>
              <w:t>MISC_TEXT_3</w:t>
            </w:r>
          </w:p>
        </w:tc>
        <w:tc>
          <w:tcPr>
            <w:tcW w:w="2712" w:type="dxa"/>
            <w:vAlign w:val="bottom"/>
          </w:tcPr>
          <w:p w14:paraId="6044146B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N/A</w:t>
            </w:r>
          </w:p>
        </w:tc>
        <w:tc>
          <w:tcPr>
            <w:tcW w:w="2124" w:type="dxa"/>
            <w:vAlign w:val="center"/>
          </w:tcPr>
          <w:p w14:paraId="2ED03061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079D83F3" w14:textId="77777777" w:rsidTr="00E70FA1">
        <w:tc>
          <w:tcPr>
            <w:tcW w:w="4150" w:type="dxa"/>
            <w:vAlign w:val="center"/>
          </w:tcPr>
          <w:p w14:paraId="451CABAB" w14:textId="2F1E69F8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MISC_TEXT_4</w:t>
            </w:r>
          </w:p>
        </w:tc>
        <w:tc>
          <w:tcPr>
            <w:tcW w:w="2712" w:type="dxa"/>
            <w:vAlign w:val="bottom"/>
          </w:tcPr>
          <w:p w14:paraId="30A3A9E3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N/A</w:t>
            </w:r>
          </w:p>
        </w:tc>
        <w:tc>
          <w:tcPr>
            <w:tcW w:w="2124" w:type="dxa"/>
            <w:vAlign w:val="center"/>
          </w:tcPr>
          <w:p w14:paraId="11B92A6E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  <w:tr w:rsidR="00C51ABA" w:rsidRPr="00CE0285" w14:paraId="6E36C7BB" w14:textId="77777777" w:rsidTr="00E70FA1">
        <w:tc>
          <w:tcPr>
            <w:tcW w:w="4150" w:type="dxa"/>
            <w:vAlign w:val="center"/>
          </w:tcPr>
          <w:p w14:paraId="40DBA76B" w14:textId="45A38879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MISC_TEXT_5</w:t>
            </w:r>
          </w:p>
        </w:tc>
        <w:tc>
          <w:tcPr>
            <w:tcW w:w="2712" w:type="dxa"/>
            <w:vAlign w:val="bottom"/>
          </w:tcPr>
          <w:p w14:paraId="6AD154DE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N/A</w:t>
            </w:r>
          </w:p>
        </w:tc>
        <w:tc>
          <w:tcPr>
            <w:tcW w:w="2124" w:type="dxa"/>
            <w:vAlign w:val="center"/>
          </w:tcPr>
          <w:p w14:paraId="7BB1C746" w14:textId="77777777" w:rsidR="00C51ABA" w:rsidRPr="00CE0285" w:rsidRDefault="00C51ABA" w:rsidP="00CE0285">
            <w:pPr>
              <w:spacing w:after="240"/>
              <w:rPr>
                <w:rFonts w:cstheme="minorHAnsi"/>
              </w:rPr>
            </w:pPr>
          </w:p>
        </w:tc>
      </w:tr>
    </w:tbl>
    <w:p w14:paraId="2C67E3B0" w14:textId="23818088" w:rsidR="009320D6" w:rsidRPr="008553AD" w:rsidRDefault="00C81BB6" w:rsidP="00F419FA">
      <w:pPr>
        <w:spacing w:after="240"/>
        <w:rPr>
          <w:rFonts w:cstheme="minorHAnsi"/>
        </w:rPr>
      </w:pPr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826962" wp14:editId="6F19A62C">
                <wp:simplePos x="0" y="0"/>
                <wp:positionH relativeFrom="margin">
                  <wp:posOffset>-521432</wp:posOffset>
                </wp:positionH>
                <wp:positionV relativeFrom="paragraph">
                  <wp:posOffset>-12561960</wp:posOffset>
                </wp:positionV>
                <wp:extent cx="6096000" cy="438150"/>
                <wp:effectExtent l="0" t="0" r="0" b="0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B6914" w14:textId="4F8ACA47" w:rsidR="00B8756E" w:rsidRDefault="00B8756E" w:rsidP="00B8756E">
                            <w:pPr>
                              <w:spacing w:after="0" w:line="240" w:lineRule="auto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Technical Requirements/Specifications and Data Feed Details</w:t>
                            </w:r>
                          </w:p>
                          <w:p w14:paraId="7EDB11BB" w14:textId="53C9DCEB" w:rsidR="00414034" w:rsidRPr="00414034" w:rsidRDefault="00414034" w:rsidP="00B8756E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14034">
                              <w:rPr>
                                <w:b/>
                              </w:rPr>
                              <w:t xml:space="preserve">New File 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 w:rsidRPr="00414034">
                              <w:rPr>
                                <w:b/>
                              </w:rPr>
                              <w:t>rom Oracle</w:t>
                            </w:r>
                          </w:p>
                          <w:p w14:paraId="35444199" w14:textId="77777777" w:rsidR="00B8756E" w:rsidRPr="00A03995" w:rsidRDefault="00B8756E" w:rsidP="00B8756E">
                            <w:pPr>
                              <w:rPr>
                                <w:b/>
                                <w:color w:val="0070C0"/>
                              </w:rPr>
                            </w:pPr>
                          </w:p>
                          <w:p w14:paraId="16955E6E" w14:textId="77777777" w:rsidR="00B8756E" w:rsidRDefault="00B8756E"/>
                          <w:p w14:paraId="4C7EEC26" w14:textId="77777777" w:rsidR="00B8756E" w:rsidRDefault="00B8756E" w:rsidP="00B8756E">
                            <w:pPr>
                              <w:spacing w:after="0" w:line="240" w:lineRule="auto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Technical Requirements/Specifications and Data Feed Details</w:t>
                            </w:r>
                          </w:p>
                          <w:p w14:paraId="1A7EE002" w14:textId="5FA40E22" w:rsidR="00414034" w:rsidRPr="00414034" w:rsidRDefault="00414034" w:rsidP="00B8756E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14034">
                              <w:rPr>
                                <w:b/>
                              </w:rPr>
                              <w:t>New File From Oracle</w:t>
                            </w:r>
                          </w:p>
                          <w:p w14:paraId="3C363BA8" w14:textId="77777777" w:rsidR="00B8756E" w:rsidRPr="00A03995" w:rsidRDefault="00B8756E" w:rsidP="00B8756E">
                            <w:pPr>
                              <w:rPr>
                                <w:b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6962" id="Text Box 5" o:spid="_x0000_s1030" type="#_x0000_t202" style="position:absolute;margin-left:-41.05pt;margin-top:-989.15pt;width:480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" stroked="f">
                <v:textbox>
                  <w:txbxContent>
                    <w:p w14:paraId="655B6914" w14:textId="4F8ACA47" w:rsidR="00B8756E" w:rsidRDefault="00B8756E" w:rsidP="00B8756E">
                      <w:pPr>
                        <w:spacing w:after="0" w:line="240" w:lineRule="auto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Technical Requirements/Specifications and Data Feed Details</w:t>
                      </w:r>
                    </w:p>
                    <w:p w14:paraId="7EDB11BB" w14:textId="53C9DCEB" w:rsidR="00414034" w:rsidRPr="00414034" w:rsidRDefault="00414034" w:rsidP="00B8756E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14034">
                        <w:rPr>
                          <w:b/>
                        </w:rPr>
                        <w:t xml:space="preserve">New File </w:t>
                      </w:r>
                      <w:r>
                        <w:rPr>
                          <w:b/>
                        </w:rPr>
                        <w:t>f</w:t>
                      </w:r>
                      <w:r w:rsidRPr="00414034">
                        <w:rPr>
                          <w:b/>
                        </w:rPr>
                        <w:t>rom Oracle</w:t>
                      </w:r>
                    </w:p>
                    <w:p w14:paraId="35444199" w14:textId="77777777" w:rsidR="00B8756E" w:rsidRPr="00A03995" w:rsidRDefault="00B8756E" w:rsidP="00B8756E">
                      <w:pPr>
                        <w:rPr>
                          <w:b/>
                          <w:color w:val="0070C0"/>
                        </w:rPr>
                      </w:pPr>
                    </w:p>
                    <w:p w14:paraId="16955E6E" w14:textId="77777777" w:rsidR="00B8756E" w:rsidRDefault="00B8756E"/>
                    <w:p w14:paraId="4C7EEC26" w14:textId="77777777" w:rsidR="00B8756E" w:rsidRDefault="00B8756E" w:rsidP="00B8756E">
                      <w:pPr>
                        <w:spacing w:after="0" w:line="240" w:lineRule="auto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Technical Requirements/Specifications and Data Feed Details</w:t>
                      </w:r>
                    </w:p>
                    <w:p w14:paraId="1A7EE002" w14:textId="5FA40E22" w:rsidR="00414034" w:rsidRPr="00414034" w:rsidRDefault="00414034" w:rsidP="00B8756E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14034">
                        <w:rPr>
                          <w:b/>
                        </w:rPr>
                        <w:t>New File From Oracle</w:t>
                      </w:r>
                    </w:p>
                    <w:p w14:paraId="3C363BA8" w14:textId="77777777" w:rsidR="00B8756E" w:rsidRPr="00A03995" w:rsidRDefault="00B8756E" w:rsidP="00B8756E">
                      <w:pPr>
                        <w:rPr>
                          <w:b/>
                          <w:color w:val="0070C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7CDB6F" w14:textId="77777777" w:rsidR="00A35233" w:rsidRDefault="00A35233">
      <w:pPr>
        <w:rPr>
          <w:rFonts w:cstheme="minorHAnsi"/>
        </w:rPr>
      </w:pPr>
    </w:p>
    <w:p w14:paraId="7C3EAF11" w14:textId="77777777" w:rsidR="00A35233" w:rsidRDefault="00A35233">
      <w:pPr>
        <w:rPr>
          <w:rFonts w:cstheme="minorHAnsi"/>
        </w:rPr>
      </w:pPr>
    </w:p>
    <w:p w14:paraId="234CE57D" w14:textId="77777777" w:rsidR="00A35233" w:rsidRDefault="00A35233">
      <w:pPr>
        <w:rPr>
          <w:rFonts w:cstheme="minorHAnsi"/>
        </w:rPr>
      </w:pPr>
    </w:p>
    <w:p w14:paraId="79ABDE9F" w14:textId="77777777" w:rsidR="00A35233" w:rsidRDefault="00A35233">
      <w:pPr>
        <w:rPr>
          <w:rFonts w:cstheme="minorHAnsi"/>
        </w:rPr>
      </w:pPr>
    </w:p>
    <w:p w14:paraId="7B8AECBF" w14:textId="77777777" w:rsidR="00A35233" w:rsidRDefault="00A35233">
      <w:pPr>
        <w:rPr>
          <w:rFonts w:cstheme="minorHAnsi"/>
        </w:rPr>
      </w:pPr>
    </w:p>
    <w:p w14:paraId="4C3115E8" w14:textId="77777777" w:rsidR="00A35233" w:rsidRDefault="00A35233">
      <w:pPr>
        <w:rPr>
          <w:rFonts w:cstheme="minorHAnsi"/>
        </w:rPr>
      </w:pPr>
    </w:p>
    <w:p w14:paraId="4A2C53C8" w14:textId="77777777" w:rsidR="00A35233" w:rsidRDefault="00A35233">
      <w:pPr>
        <w:rPr>
          <w:rFonts w:cstheme="minorHAnsi"/>
        </w:rPr>
      </w:pPr>
    </w:p>
    <w:tbl>
      <w:tblPr>
        <w:tblStyle w:val="TableGrid"/>
        <w:tblpPr w:leftFromText="180" w:rightFromText="180" w:vertAnchor="page" w:horzAnchor="margin" w:tblpXSpec="center" w:tblpY="5385"/>
        <w:tblW w:w="935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505"/>
        <w:gridCol w:w="5845"/>
      </w:tblGrid>
      <w:tr w:rsidR="00A35233" w:rsidRPr="008553AD" w14:paraId="6A32A7CE" w14:textId="77777777" w:rsidTr="00A35233">
        <w:trPr>
          <w:trHeight w:val="413"/>
        </w:trPr>
        <w:tc>
          <w:tcPr>
            <w:tcW w:w="3505" w:type="dxa"/>
            <w:shd w:val="clear" w:color="auto" w:fill="F2F2F2" w:themeFill="background1" w:themeFillShade="F2"/>
          </w:tcPr>
          <w:p w14:paraId="0A9545B7" w14:textId="77777777" w:rsidR="00A35233" w:rsidRPr="008553AD" w:rsidRDefault="00A35233" w:rsidP="00A35233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</w:rPr>
            </w:pPr>
            <w:r w:rsidRPr="008553AD">
              <w:rPr>
                <w:rFonts w:cstheme="minorHAnsi"/>
              </w:rPr>
              <w:br w:type="page"/>
              <w:t>Data Source</w:t>
            </w:r>
            <w:r w:rsidRPr="008553AD">
              <w:rPr>
                <w:rFonts w:cstheme="minorHAnsi"/>
                <w:b w:val="0"/>
                <w:i/>
              </w:rPr>
              <w:t xml:space="preserve"> </w:t>
            </w:r>
          </w:p>
        </w:tc>
        <w:tc>
          <w:tcPr>
            <w:tcW w:w="5845" w:type="dxa"/>
          </w:tcPr>
          <w:p w14:paraId="1BA02831" w14:textId="77777777" w:rsidR="00A35233" w:rsidRPr="008553AD" w:rsidRDefault="00A35233" w:rsidP="00A35233">
            <w:pPr>
              <w:shd w:val="clear" w:color="auto" w:fill="F2F2F2" w:themeFill="background1" w:themeFillShade="F2"/>
              <w:rPr>
                <w:rFonts w:cstheme="minorHAnsi"/>
              </w:rPr>
            </w:pPr>
            <w:r>
              <w:rPr>
                <w:rFonts w:cstheme="minorHAnsi"/>
              </w:rPr>
              <w:t>EABT audience file + survey landing page</w:t>
            </w:r>
          </w:p>
        </w:tc>
      </w:tr>
      <w:tr w:rsidR="00A35233" w:rsidRPr="008553AD" w14:paraId="2B6C6B8C" w14:textId="77777777" w:rsidTr="00A35233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345C7908" w14:textId="77777777" w:rsidR="00A35233" w:rsidRPr="007B2448" w:rsidRDefault="00A35233" w:rsidP="00A35233">
            <w:pPr>
              <w:shd w:val="clear" w:color="auto" w:fill="F2F2F2" w:themeFill="background1" w:themeFillShade="F2"/>
              <w:rPr>
                <w:rFonts w:cstheme="minorHAnsi"/>
                <w:b/>
                <w:i/>
              </w:rPr>
            </w:pPr>
            <w:r w:rsidRPr="007B2448">
              <w:rPr>
                <w:rFonts w:cstheme="minorHAnsi"/>
                <w:b/>
              </w:rPr>
              <w:t>File Name</w:t>
            </w:r>
          </w:p>
        </w:tc>
        <w:tc>
          <w:tcPr>
            <w:tcW w:w="5845" w:type="dxa"/>
          </w:tcPr>
          <w:p w14:paraId="5A9BF0A9" w14:textId="77777777" w:rsidR="00A35233" w:rsidRPr="007B2448" w:rsidRDefault="00A35233" w:rsidP="00A35233">
            <w:pPr>
              <w:shd w:val="clear" w:color="auto" w:fill="F2F2F2" w:themeFill="background1" w:themeFillShade="F2"/>
              <w:rPr>
                <w:rFonts w:cstheme="minorHAnsi"/>
              </w:rPr>
            </w:pPr>
            <w:r>
              <w:rPr>
                <w:rFonts w:cstheme="minorHAnsi"/>
                <w:bCs/>
              </w:rPr>
              <w:t>80372_EABT_Survey_YYYYMMDD</w:t>
            </w:r>
          </w:p>
        </w:tc>
      </w:tr>
      <w:tr w:rsidR="00A35233" w:rsidRPr="008553AD" w14:paraId="7685C47F" w14:textId="77777777" w:rsidTr="00A35233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79669FC4" w14:textId="77777777" w:rsidR="00A35233" w:rsidRPr="008553AD" w:rsidRDefault="00A35233" w:rsidP="00A35233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</w:rPr>
            </w:pPr>
            <w:r w:rsidRPr="008553AD">
              <w:rPr>
                <w:rFonts w:cstheme="minorHAnsi"/>
              </w:rPr>
              <w:t>Server Location</w:t>
            </w:r>
          </w:p>
        </w:tc>
        <w:tc>
          <w:tcPr>
            <w:tcW w:w="5845" w:type="dxa"/>
          </w:tcPr>
          <w:p w14:paraId="710C0E19" w14:textId="77777777" w:rsidR="00A35233" w:rsidRPr="008553AD" w:rsidRDefault="00A35233" w:rsidP="00A35233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</w:rPr>
            </w:pPr>
            <w:r>
              <w:rPr>
                <w:rFonts w:cstheme="minorHAnsi"/>
              </w:rPr>
              <w:t>SFTP</w:t>
            </w:r>
          </w:p>
        </w:tc>
      </w:tr>
      <w:tr w:rsidR="00A35233" w:rsidRPr="008553AD" w14:paraId="78198A5D" w14:textId="77777777" w:rsidTr="00A35233">
        <w:trPr>
          <w:trHeight w:val="359"/>
        </w:trPr>
        <w:tc>
          <w:tcPr>
            <w:tcW w:w="3505" w:type="dxa"/>
            <w:shd w:val="clear" w:color="auto" w:fill="F2F2F2" w:themeFill="background1" w:themeFillShade="F2"/>
          </w:tcPr>
          <w:p w14:paraId="04D0403D" w14:textId="77777777" w:rsidR="00A35233" w:rsidRPr="008553AD" w:rsidRDefault="00A35233" w:rsidP="00A35233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  <w:i/>
              </w:rPr>
            </w:pPr>
            <w:r w:rsidRPr="008553AD">
              <w:rPr>
                <w:rFonts w:cstheme="minorHAnsi"/>
              </w:rPr>
              <w:t>Frequency</w:t>
            </w:r>
          </w:p>
        </w:tc>
        <w:tc>
          <w:tcPr>
            <w:tcW w:w="5845" w:type="dxa"/>
          </w:tcPr>
          <w:p w14:paraId="443D20A1" w14:textId="77777777" w:rsidR="00A35233" w:rsidRPr="007B0228" w:rsidRDefault="00A35233" w:rsidP="00A35233">
            <w:pPr>
              <w:pStyle w:val="Heading1"/>
              <w:framePr w:hSpace="0" w:wrap="auto" w:hAnchor="text" w:yAlign="inline"/>
              <w:shd w:val="clear" w:color="auto" w:fill="F2F2F2" w:themeFill="background1" w:themeFillShade="F2"/>
              <w:outlineLvl w:val="0"/>
              <w:rPr>
                <w:rFonts w:cstheme="minorHAnsi"/>
                <w:b w:val="0"/>
                <w:bCs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Monthly (extra file 2 weeks post-launch)</w:t>
            </w:r>
          </w:p>
        </w:tc>
      </w:tr>
      <w:tr w:rsidR="00A35233" w:rsidRPr="008553AD" w14:paraId="13FF03ED" w14:textId="77777777" w:rsidTr="00A35233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06DE15BD" w14:textId="77777777" w:rsidR="00A35233" w:rsidRPr="00553D70" w:rsidRDefault="00A35233" w:rsidP="00A35233">
            <w:pPr>
              <w:shd w:val="clear" w:color="auto" w:fill="F2F2F2" w:themeFill="background1" w:themeFillShade="F2"/>
              <w:rPr>
                <w:rFonts w:cstheme="minorHAnsi"/>
                <w:b/>
              </w:rPr>
            </w:pPr>
            <w:r w:rsidRPr="00553D70">
              <w:rPr>
                <w:rFonts w:cstheme="minorHAnsi"/>
                <w:b/>
              </w:rPr>
              <w:t>File Enclosures</w:t>
            </w:r>
          </w:p>
        </w:tc>
        <w:tc>
          <w:tcPr>
            <w:tcW w:w="5845" w:type="dxa"/>
          </w:tcPr>
          <w:p w14:paraId="10F4A232" w14:textId="48D50A21" w:rsidR="00A35233" w:rsidRPr="00553D70" w:rsidRDefault="00315111" w:rsidP="00A35233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553D70">
              <w:rPr>
                <w:rFonts w:cstheme="minorHAnsi"/>
              </w:rPr>
              <w:t>“</w:t>
            </w:r>
          </w:p>
        </w:tc>
      </w:tr>
      <w:tr w:rsidR="00A35233" w:rsidRPr="008553AD" w14:paraId="6FB850EA" w14:textId="77777777" w:rsidTr="00A35233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39465192" w14:textId="77777777" w:rsidR="00A35233" w:rsidRPr="00553D70" w:rsidRDefault="00A35233" w:rsidP="00A35233">
            <w:pPr>
              <w:shd w:val="clear" w:color="auto" w:fill="F2F2F2" w:themeFill="background1" w:themeFillShade="F2"/>
              <w:rPr>
                <w:rFonts w:cstheme="minorHAnsi"/>
                <w:b/>
                <w:i/>
              </w:rPr>
            </w:pPr>
            <w:r w:rsidRPr="00553D70">
              <w:rPr>
                <w:rFonts w:cstheme="minorHAnsi"/>
                <w:b/>
              </w:rPr>
              <w:t>File Delimiters</w:t>
            </w:r>
          </w:p>
        </w:tc>
        <w:tc>
          <w:tcPr>
            <w:tcW w:w="5845" w:type="dxa"/>
          </w:tcPr>
          <w:p w14:paraId="59B429E6" w14:textId="77777777" w:rsidR="00A35233" w:rsidRPr="00553D70" w:rsidRDefault="00A35233" w:rsidP="00A35233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553D70">
              <w:rPr>
                <w:rFonts w:cstheme="minorHAnsi"/>
              </w:rPr>
              <w:t>Pipe</w:t>
            </w:r>
          </w:p>
        </w:tc>
      </w:tr>
      <w:tr w:rsidR="00A35233" w:rsidRPr="008553AD" w14:paraId="100B1B5B" w14:textId="77777777" w:rsidTr="00A35233">
        <w:trPr>
          <w:trHeight w:val="440"/>
        </w:trPr>
        <w:tc>
          <w:tcPr>
            <w:tcW w:w="3505" w:type="dxa"/>
            <w:shd w:val="clear" w:color="auto" w:fill="F2F2F2" w:themeFill="background1" w:themeFillShade="F2"/>
          </w:tcPr>
          <w:p w14:paraId="0D052496" w14:textId="77777777" w:rsidR="00A35233" w:rsidRPr="00553D70" w:rsidRDefault="00A35233" w:rsidP="00A35233">
            <w:pPr>
              <w:shd w:val="clear" w:color="auto" w:fill="F2F2F2" w:themeFill="background1" w:themeFillShade="F2"/>
              <w:rPr>
                <w:rFonts w:cstheme="minorHAnsi"/>
                <w:b/>
              </w:rPr>
            </w:pPr>
            <w:r w:rsidRPr="00553D70">
              <w:rPr>
                <w:rFonts w:cstheme="minorHAnsi"/>
                <w:b/>
              </w:rPr>
              <w:t>Encryption?</w:t>
            </w:r>
          </w:p>
        </w:tc>
        <w:tc>
          <w:tcPr>
            <w:tcW w:w="5845" w:type="dxa"/>
          </w:tcPr>
          <w:p w14:paraId="19594079" w14:textId="77777777" w:rsidR="00A35233" w:rsidRPr="00553D70" w:rsidRDefault="00A35233" w:rsidP="00A35233">
            <w:pPr>
              <w:shd w:val="clear" w:color="auto" w:fill="F2F2F2" w:themeFill="background1" w:themeFillShade="F2"/>
              <w:rPr>
                <w:rFonts w:cstheme="minorHAnsi"/>
              </w:rPr>
            </w:pPr>
            <w:r w:rsidRPr="00553D70">
              <w:rPr>
                <w:rFonts w:cstheme="minorHAnsi"/>
              </w:rPr>
              <w:t xml:space="preserve">Yes </w:t>
            </w:r>
          </w:p>
        </w:tc>
      </w:tr>
    </w:tbl>
    <w:p w14:paraId="2896B3A0" w14:textId="3325A40D" w:rsidR="00A03995" w:rsidRDefault="00A35233">
      <w:pPr>
        <w:rPr>
          <w:rFonts w:cstheme="minorHAnsi"/>
        </w:rPr>
      </w:pPr>
      <w:r w:rsidRPr="008553A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78CFD7" wp14:editId="6DCA304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450850"/>
                <wp:effectExtent l="0" t="0" r="0" b="6350"/>
                <wp:wrapNone/>
                <wp:docPr id="1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704F6" w14:textId="77777777" w:rsidR="00A35233" w:rsidRDefault="00A35233" w:rsidP="00A35233">
                            <w:pPr>
                              <w:spacing w:after="0" w:line="240" w:lineRule="auto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Technical Requirements/Specifications and Data Feed Details</w:t>
                            </w:r>
                          </w:p>
                          <w:p w14:paraId="39A61B06" w14:textId="6D85294E" w:rsidR="00A35233" w:rsidRPr="00414034" w:rsidRDefault="00A35233" w:rsidP="00A3523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New EABT Survey Response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CFD7" id="Text Box 6" o:spid="_x0000_s1031" type="#_x0000_t202" style="position:absolute;margin-left:0;margin-top:0;width:480pt;height:3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" stroked="f">
                <v:textbox>
                  <w:txbxContent>
                    <w:p w14:paraId="219704F6" w14:textId="77777777" w:rsidR="00A35233" w:rsidRDefault="00A35233" w:rsidP="00A35233">
                      <w:pPr>
                        <w:spacing w:after="0" w:line="240" w:lineRule="auto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Technical Requirements/Specifications and Data Feed Details</w:t>
                      </w:r>
                    </w:p>
                    <w:p w14:paraId="39A61B06" w14:textId="6D85294E" w:rsidR="00A35233" w:rsidRPr="00414034" w:rsidRDefault="00A35233" w:rsidP="00A3523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New EABT Survey Response File</w:t>
                      </w:r>
                    </w:p>
                  </w:txbxContent>
                </v:textbox>
              </v:shape>
            </w:pict>
          </mc:Fallback>
        </mc:AlternateContent>
      </w:r>
      <w:r w:rsidR="00A03995" w:rsidRPr="008553AD">
        <w:rPr>
          <w:rFonts w:cstheme="minorHAnsi"/>
        </w:rPr>
        <w:br w:type="page"/>
      </w:r>
    </w:p>
    <w:tbl>
      <w:tblPr>
        <w:tblW w:w="89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35"/>
        <w:gridCol w:w="2610"/>
        <w:gridCol w:w="4041"/>
      </w:tblGrid>
      <w:tr w:rsidR="005F137D" w:rsidRPr="00E70FA1" w14:paraId="6B618E94" w14:textId="77777777" w:rsidTr="00880BAA">
        <w:trPr>
          <w:jc w:val="center"/>
        </w:trPr>
        <w:tc>
          <w:tcPr>
            <w:tcW w:w="2335" w:type="dxa"/>
            <w:vAlign w:val="bottom"/>
          </w:tcPr>
          <w:p w14:paraId="6C13EF09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A03995">
              <w:rPr>
                <w:rFonts w:cs="Arial"/>
                <w:b/>
              </w:rPr>
              <w:lastRenderedPageBreak/>
              <w:t xml:space="preserve">Incoming </w:t>
            </w:r>
            <w:r>
              <w:rPr>
                <w:rFonts w:cs="Arial"/>
                <w:b/>
              </w:rPr>
              <w:t xml:space="preserve">Data </w:t>
            </w:r>
            <w:r w:rsidRPr="00A03995">
              <w:rPr>
                <w:rFonts w:cs="Arial"/>
                <w:b/>
              </w:rPr>
              <w:t>Field Name</w:t>
            </w:r>
            <w:r>
              <w:rPr>
                <w:rFonts w:cs="Arial"/>
                <w:b/>
              </w:rPr>
              <w:t xml:space="preserve"> and Data Type</w:t>
            </w:r>
          </w:p>
        </w:tc>
        <w:tc>
          <w:tcPr>
            <w:tcW w:w="2610" w:type="dxa"/>
            <w:vAlign w:val="bottom"/>
          </w:tcPr>
          <w:p w14:paraId="53C6128C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7253D7">
              <w:rPr>
                <w:rFonts w:cs="Arial"/>
                <w:b/>
              </w:rPr>
              <w:t>Sample Data Value</w:t>
            </w:r>
          </w:p>
        </w:tc>
        <w:tc>
          <w:tcPr>
            <w:tcW w:w="4041" w:type="dxa"/>
            <w:vAlign w:val="center"/>
          </w:tcPr>
          <w:p w14:paraId="70C25C73" w14:textId="77777777" w:rsidR="005F137D" w:rsidRPr="00E70FA1" w:rsidRDefault="005F137D" w:rsidP="00880BAA">
            <w:pPr>
              <w:rPr>
                <w:rFonts w:cs="Arial"/>
                <w:b/>
              </w:rPr>
            </w:pPr>
            <w:r w:rsidRPr="007253D7">
              <w:rPr>
                <w:rFonts w:cs="Arial"/>
                <w:b/>
              </w:rPr>
              <w:t>Description</w:t>
            </w:r>
            <w:r>
              <w:rPr>
                <w:rFonts w:cs="Arial"/>
                <w:b/>
              </w:rPr>
              <w:t xml:space="preserve"> </w:t>
            </w:r>
            <w:r w:rsidRPr="007253D7">
              <w:rPr>
                <w:rFonts w:cs="Arial"/>
                <w:i/>
                <w:sz w:val="20"/>
                <w:szCs w:val="20"/>
              </w:rPr>
              <w:t xml:space="preserve">i.e. </w:t>
            </w:r>
            <w:r>
              <w:rPr>
                <w:rFonts w:cs="Arial"/>
                <w:i/>
                <w:sz w:val="20"/>
                <w:szCs w:val="20"/>
              </w:rPr>
              <w:t xml:space="preserve">data </w:t>
            </w:r>
            <w:r w:rsidRPr="007253D7">
              <w:rPr>
                <w:rFonts w:cs="Arial"/>
                <w:i/>
                <w:sz w:val="20"/>
                <w:szCs w:val="20"/>
              </w:rPr>
              <w:t>definitions</w:t>
            </w:r>
          </w:p>
        </w:tc>
      </w:tr>
      <w:tr w:rsidR="005F137D" w:rsidRPr="00CE0285" w14:paraId="41CDA791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18A7A5B3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ACCT_KEY</w:t>
            </w:r>
          </w:p>
        </w:tc>
        <w:tc>
          <w:tcPr>
            <w:tcW w:w="2610" w:type="dxa"/>
            <w:shd w:val="clear" w:color="auto" w:fill="auto"/>
            <w:vAlign w:val="bottom"/>
          </w:tcPr>
          <w:p w14:paraId="728C8716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0012345678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142746A3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Pulled from EABT file</w:t>
            </w:r>
          </w:p>
        </w:tc>
      </w:tr>
      <w:tr w:rsidR="005F137D" w:rsidRPr="00CE0285" w14:paraId="6CC652B5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09A2430A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PRTY_ID</w:t>
            </w:r>
          </w:p>
        </w:tc>
        <w:tc>
          <w:tcPr>
            <w:tcW w:w="2610" w:type="dxa"/>
            <w:shd w:val="clear" w:color="auto" w:fill="auto"/>
            <w:vAlign w:val="bottom"/>
          </w:tcPr>
          <w:p w14:paraId="30F2968C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0012345678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65865060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Pulled from EABT file</w:t>
            </w:r>
          </w:p>
        </w:tc>
      </w:tr>
      <w:tr w:rsidR="005F137D" w:rsidRPr="00CE0285" w14:paraId="4046B267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0F5FCFCF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SEL_DT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69B3FAF5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3/14/2018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38AF8323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Pulled from EABT file – used in case of duplicates</w:t>
            </w:r>
          </w:p>
        </w:tc>
      </w:tr>
      <w:tr w:rsidR="005F137D" w:rsidRPr="00CE0285" w14:paraId="0F4E9B86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7336E757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PRVD_EMAIL_ID</w:t>
            </w:r>
          </w:p>
        </w:tc>
        <w:tc>
          <w:tcPr>
            <w:tcW w:w="2610" w:type="dxa"/>
            <w:shd w:val="clear" w:color="auto" w:fill="auto"/>
            <w:vAlign w:val="bottom"/>
          </w:tcPr>
          <w:p w14:paraId="1C55F137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 xml:space="preserve">tgelb1@aol.com                                                                                      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28138128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Pulled from EABT file</w:t>
            </w:r>
          </w:p>
        </w:tc>
      </w:tr>
      <w:tr w:rsidR="005F137D" w:rsidRPr="00CE0285" w14:paraId="1F2D5BF5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55B11BCD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CELL_UNQ_ID</w:t>
            </w:r>
          </w:p>
        </w:tc>
        <w:tc>
          <w:tcPr>
            <w:tcW w:w="2610" w:type="dxa"/>
            <w:shd w:val="clear" w:color="auto" w:fill="auto"/>
            <w:vAlign w:val="bottom"/>
          </w:tcPr>
          <w:p w14:paraId="06846330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CE0285">
              <w:rPr>
                <w:rFonts w:cstheme="minorHAnsi"/>
              </w:rPr>
              <w:t>E31021248000101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1FDDE881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Pulled from EABT file</w:t>
            </w:r>
          </w:p>
        </w:tc>
      </w:tr>
      <w:tr w:rsidR="005F137D" w:rsidRPr="00CE0285" w14:paraId="31684CEC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2A2D773C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SUBMISSION_STAMP</w:t>
            </w:r>
          </w:p>
        </w:tc>
        <w:tc>
          <w:tcPr>
            <w:tcW w:w="2610" w:type="dxa"/>
            <w:shd w:val="clear" w:color="auto" w:fill="auto"/>
            <w:vAlign w:val="bottom"/>
          </w:tcPr>
          <w:p w14:paraId="2D43F93D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 w:rsidRPr="007A021E">
              <w:rPr>
                <w:rFonts w:cstheme="minorHAnsi"/>
              </w:rPr>
              <w:t>2018-08-31 04:37:03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23BD54BB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Timestamp for when the response was submitted</w:t>
            </w:r>
          </w:p>
        </w:tc>
      </w:tr>
      <w:tr w:rsidR="005F137D" w:rsidRPr="00CE0285" w14:paraId="7CD1D5CD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095BBC0D" w14:textId="4DE952C9" w:rsidR="005F137D" w:rsidRPr="005F7769" w:rsidRDefault="005F137D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</w:t>
            </w:r>
            <w:r w:rsidR="0015279B" w:rsidRPr="005F7769">
              <w:rPr>
                <w:rFonts w:cstheme="minorHAnsi"/>
              </w:rPr>
              <w:t xml:space="preserve">A 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1F49E8AF" w14:textId="7349EC1C" w:rsidR="005F137D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7170509F" w14:textId="74E2D280" w:rsidR="005F137D" w:rsidRPr="005F7769" w:rsidRDefault="004D19DE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 Y for selection N for no selection.</w:t>
            </w:r>
          </w:p>
        </w:tc>
      </w:tr>
      <w:tr w:rsidR="00ED6BD5" w:rsidRPr="00CE0285" w14:paraId="20F245F5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79BF3775" w14:textId="30AEA82F" w:rsidR="00ED6BD5" w:rsidRPr="005F7769" w:rsidRDefault="00ED6BD5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Q1_B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37BF8C8C" w14:textId="57494F54" w:rsidR="00ED6BD5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4A7FB93D" w14:textId="10E9C11D" w:rsidR="00ED6BD5" w:rsidRPr="005F7769" w:rsidRDefault="004D19DE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 Y for selection N for no selection.</w:t>
            </w:r>
          </w:p>
        </w:tc>
      </w:tr>
      <w:tr w:rsidR="00ED6BD5" w:rsidRPr="00CE0285" w14:paraId="7A094219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6589CA0D" w14:textId="21520547" w:rsidR="00ED6BD5" w:rsidRPr="005F7769" w:rsidRDefault="00ED6BD5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Q1_C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72194B55" w14:textId="018F8578" w:rsidR="00ED6BD5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4F6BEA53" w14:textId="2B7F01DD" w:rsidR="00ED6BD5" w:rsidRPr="005F7769" w:rsidRDefault="004D19DE" w:rsidP="00880BAA">
            <w:pPr>
              <w:spacing w:after="240"/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</w:t>
            </w:r>
            <w:r w:rsidR="005F7769">
              <w:t xml:space="preserve"> </w:t>
            </w:r>
            <w:r w:rsidR="005F7769">
              <w:rPr>
                <w:rFonts w:cstheme="minorHAnsi"/>
              </w:rPr>
              <w:t>Y for selection N for no selection.</w:t>
            </w:r>
          </w:p>
        </w:tc>
      </w:tr>
      <w:tr w:rsidR="00ED6BD5" w:rsidRPr="00CE0285" w14:paraId="44DE2735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3FDC5224" w14:textId="143D8A84" w:rsidR="00ED6BD5" w:rsidRPr="005F7769" w:rsidRDefault="00ED6BD5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Q1_D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0247F7EA" w14:textId="0883AF9C" w:rsidR="00ED6BD5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1DFE6E67" w14:textId="1ADEF18C" w:rsidR="00ED6BD5" w:rsidRPr="005F7769" w:rsidRDefault="004D19DE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 Y for selection N for no selection.</w:t>
            </w:r>
          </w:p>
        </w:tc>
      </w:tr>
      <w:tr w:rsidR="00ED6BD5" w:rsidRPr="00CE0285" w14:paraId="43EB56EC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234FA262" w14:textId="74A5CBB0" w:rsidR="00ED6BD5" w:rsidRPr="005F7769" w:rsidRDefault="00ED6BD5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Q1_E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41155E6C" w14:textId="55B8D9F5" w:rsidR="00ED6BD5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6BD42063" w14:textId="1A19F540" w:rsidR="00ED6BD5" w:rsidRPr="005F7769" w:rsidRDefault="004D19DE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 Y for selection N for no selection.</w:t>
            </w:r>
          </w:p>
        </w:tc>
      </w:tr>
      <w:tr w:rsidR="006B4D1A" w:rsidRPr="00CE0285" w14:paraId="339D8549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360EC154" w14:textId="42556E13" w:rsidR="006B4D1A" w:rsidRPr="005F7769" w:rsidRDefault="006B4D1A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Q1_F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6F1B8A0E" w14:textId="7C808C3E" w:rsidR="006B4D1A" w:rsidRPr="005F7769" w:rsidRDefault="009B0ED7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Y or N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0E8C336D" w14:textId="5E18DB01" w:rsidR="006B4D1A" w:rsidRPr="005F7769" w:rsidRDefault="006B4D1A" w:rsidP="00880BAA">
            <w:pPr>
              <w:spacing w:after="240"/>
              <w:rPr>
                <w:rFonts w:cstheme="minorHAnsi"/>
              </w:rPr>
            </w:pPr>
            <w:r w:rsidRPr="005F7769">
              <w:rPr>
                <w:rFonts w:cstheme="minorHAnsi"/>
              </w:rPr>
              <w:t>Since this is check all that apply, individual field for each response option</w:t>
            </w:r>
            <w:r w:rsidR="005F7769">
              <w:rPr>
                <w:rFonts w:cstheme="minorHAnsi"/>
              </w:rPr>
              <w:t>. Y for selection N for no selection.</w:t>
            </w:r>
          </w:p>
        </w:tc>
      </w:tr>
      <w:tr w:rsidR="00ED6BD5" w:rsidRPr="00CE0285" w14:paraId="3FDBD72E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6D94E456" w14:textId="3B4995A4" w:rsidR="00ED6BD5" w:rsidRDefault="00ED6BD5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Q1_</w:t>
            </w:r>
            <w:r w:rsidR="00263182">
              <w:rPr>
                <w:rFonts w:cstheme="minorHAnsi"/>
              </w:rPr>
              <w:t>OPEN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0408A192" w14:textId="6B1C422F" w:rsidR="00ED6BD5" w:rsidRDefault="00ED6BD5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 xml:space="preserve">Blank or </w:t>
            </w:r>
            <w:r w:rsidR="004D19DE">
              <w:rPr>
                <w:rFonts w:cstheme="minorHAnsi"/>
              </w:rPr>
              <w:t>open text box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5A2B07EC" w14:textId="75178E5A" w:rsidR="00ED6BD5" w:rsidRPr="00CE0285" w:rsidRDefault="004D19DE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Open text box, 500 character limit</w:t>
            </w:r>
          </w:p>
        </w:tc>
      </w:tr>
      <w:tr w:rsidR="005F137D" w:rsidRPr="00CE0285" w14:paraId="2CE7D5E8" w14:textId="77777777" w:rsidTr="00880BAA">
        <w:trPr>
          <w:jc w:val="center"/>
        </w:trPr>
        <w:tc>
          <w:tcPr>
            <w:tcW w:w="2335" w:type="dxa"/>
            <w:shd w:val="clear" w:color="auto" w:fill="auto"/>
            <w:vAlign w:val="center"/>
          </w:tcPr>
          <w:p w14:paraId="190404FF" w14:textId="77777777" w:rsidR="005F137D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Q2_PLAN</w:t>
            </w:r>
          </w:p>
        </w:tc>
        <w:tc>
          <w:tcPr>
            <w:tcW w:w="2610" w:type="dxa"/>
            <w:shd w:val="clear" w:color="auto" w:fill="auto"/>
            <w:vAlign w:val="center"/>
          </w:tcPr>
          <w:p w14:paraId="4A40774A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4041" w:type="dxa"/>
            <w:shd w:val="clear" w:color="auto" w:fill="auto"/>
            <w:vAlign w:val="center"/>
          </w:tcPr>
          <w:p w14:paraId="262D24C1" w14:textId="04CD6BC9" w:rsidR="005F137D" w:rsidRPr="00CE0285" w:rsidRDefault="004D19DE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 xml:space="preserve">Only one response accepted. </w:t>
            </w:r>
            <w:r w:rsidR="005F137D">
              <w:rPr>
                <w:rFonts w:cstheme="minorHAnsi"/>
              </w:rPr>
              <w:t>Letter value for each response (e.g., response 1=A; response 2=B; etc.)</w:t>
            </w:r>
          </w:p>
        </w:tc>
      </w:tr>
      <w:tr w:rsidR="005F137D" w:rsidRPr="00CE0285" w14:paraId="44E0FCFA" w14:textId="77777777" w:rsidTr="00880BAA">
        <w:trPr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5FE4C" w14:textId="77777777" w:rsidR="005F137D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Q3_OPEN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97B5B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This text box will be open ended so confirm whether verbatim text can pass as value</w: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E326B" w14:textId="77777777" w:rsidR="005F137D" w:rsidRPr="00CE0285" w:rsidRDefault="005F137D" w:rsidP="00880BAA">
            <w:pPr>
              <w:spacing w:after="240"/>
              <w:rPr>
                <w:rFonts w:cstheme="minorHAnsi"/>
              </w:rPr>
            </w:pPr>
            <w:r>
              <w:rPr>
                <w:rFonts w:cstheme="minorHAnsi"/>
              </w:rPr>
              <w:t>Open text box, 500 character limit</w:t>
            </w:r>
          </w:p>
        </w:tc>
      </w:tr>
    </w:tbl>
    <w:p w14:paraId="25C15F32" w14:textId="77777777" w:rsidR="008731D0" w:rsidRDefault="008731D0" w:rsidP="00015D09"/>
    <w:p w14:paraId="7F90099B" w14:textId="1C05CDCD" w:rsidR="00015D09" w:rsidRDefault="008731D0" w:rsidP="00015D09">
      <w:r>
        <w:t>Additional callout</w:t>
      </w:r>
      <w:r w:rsidR="00015D09">
        <w:t>:</w:t>
      </w:r>
      <w:r w:rsidR="001566DB">
        <w:t xml:space="preserve"> For the open text boxes, need to restrict user entry to </w:t>
      </w:r>
      <w:r w:rsidR="005803F1">
        <w:t xml:space="preserve">only </w:t>
      </w:r>
      <w:r w:rsidR="001566DB">
        <w:t>numbers and letters so no symbols are passed that can impact import/export processes.</w:t>
      </w:r>
    </w:p>
    <w:p w14:paraId="60930F31" w14:textId="77777777" w:rsidR="009320D6" w:rsidRPr="008553AD" w:rsidRDefault="009320D6" w:rsidP="00A03995">
      <w:pPr>
        <w:pStyle w:val="Heading2"/>
        <w:jc w:val="left"/>
        <w:rPr>
          <w:rFonts w:cstheme="minorHAnsi"/>
        </w:rPr>
      </w:pPr>
    </w:p>
    <w:p w14:paraId="3CB29B34" w14:textId="20CB4945" w:rsidR="00AB3719" w:rsidRPr="00F94372" w:rsidRDefault="00341B35" w:rsidP="00AD04B9">
      <w:pPr>
        <w:rPr>
          <w:rFonts w:cstheme="minorHAnsi"/>
          <w:b/>
          <w:color w:val="0070C0"/>
        </w:rPr>
      </w:pPr>
      <w:r w:rsidRPr="008553AD">
        <w:rPr>
          <w:rFonts w:cstheme="minorHAnsi"/>
          <w:b/>
          <w:color w:val="0070C0"/>
        </w:rPr>
        <w:t>Creative Requirements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1"/>
        <w:gridCol w:w="1154"/>
        <w:gridCol w:w="2790"/>
        <w:gridCol w:w="1890"/>
        <w:gridCol w:w="3150"/>
      </w:tblGrid>
      <w:tr w:rsidR="00990546" w14:paraId="1A3D4CF4" w14:textId="77777777" w:rsidTr="001F71CE">
        <w:tc>
          <w:tcPr>
            <w:tcW w:w="461" w:type="dxa"/>
          </w:tcPr>
          <w:p w14:paraId="3F7F02D5" w14:textId="338B437B" w:rsidR="00990546" w:rsidRPr="002C78ED" w:rsidRDefault="00990546" w:rsidP="002C78ED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154" w:type="dxa"/>
          </w:tcPr>
          <w:p w14:paraId="5DDF4CAE" w14:textId="4EC56D9B" w:rsidR="00990546" w:rsidRPr="002C78ED" w:rsidRDefault="00990546" w:rsidP="002C78ED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Standard or Branch</w:t>
            </w:r>
          </w:p>
        </w:tc>
        <w:tc>
          <w:tcPr>
            <w:tcW w:w="2790" w:type="dxa"/>
          </w:tcPr>
          <w:p w14:paraId="3689A0EF" w14:textId="294BD962" w:rsidR="00990546" w:rsidRPr="002C78ED" w:rsidRDefault="00990546" w:rsidP="002C78ED">
            <w:pPr>
              <w:jc w:val="center"/>
              <w:rPr>
                <w:rFonts w:cstheme="minorHAnsi"/>
                <w:b/>
              </w:rPr>
            </w:pPr>
            <w:r w:rsidRPr="002C78ED">
              <w:rPr>
                <w:rFonts w:cstheme="minorHAnsi"/>
                <w:b/>
              </w:rPr>
              <w:t>Link Name</w:t>
            </w:r>
          </w:p>
        </w:tc>
        <w:tc>
          <w:tcPr>
            <w:tcW w:w="1890" w:type="dxa"/>
          </w:tcPr>
          <w:p w14:paraId="58EFCFD5" w14:textId="41C37C2C" w:rsidR="00990546" w:rsidRPr="002C78ED" w:rsidRDefault="00990546" w:rsidP="002C78ED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Link Category</w:t>
            </w:r>
          </w:p>
        </w:tc>
        <w:tc>
          <w:tcPr>
            <w:tcW w:w="3150" w:type="dxa"/>
          </w:tcPr>
          <w:p w14:paraId="4EE09EEA" w14:textId="1711A178" w:rsidR="00990546" w:rsidRPr="002C78ED" w:rsidRDefault="00990546" w:rsidP="002C78ED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URL</w:t>
            </w:r>
          </w:p>
        </w:tc>
      </w:tr>
      <w:tr w:rsidR="00990546" w14:paraId="724699E3" w14:textId="77777777" w:rsidTr="001F71CE">
        <w:tc>
          <w:tcPr>
            <w:tcW w:w="461" w:type="dxa"/>
          </w:tcPr>
          <w:p w14:paraId="56A0852E" w14:textId="4DFDD402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</w:p>
        </w:tc>
        <w:tc>
          <w:tcPr>
            <w:tcW w:w="1154" w:type="dxa"/>
          </w:tcPr>
          <w:p w14:paraId="1E687D81" w14:textId="50CE0B68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Standard</w:t>
            </w:r>
          </w:p>
        </w:tc>
        <w:tc>
          <w:tcPr>
            <w:tcW w:w="2790" w:type="dxa"/>
          </w:tcPr>
          <w:p w14:paraId="6722189D" w14:textId="4E2A70A4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Discover_Logo_Header</w:t>
            </w:r>
          </w:p>
        </w:tc>
        <w:tc>
          <w:tcPr>
            <w:tcW w:w="1890" w:type="dxa"/>
          </w:tcPr>
          <w:p w14:paraId="22173640" w14:textId="691EE7C1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6F88E859" w14:textId="02F3679F" w:rsidR="00990546" w:rsidRDefault="00990546" w:rsidP="00AD04B9">
            <w:pPr>
              <w:rPr>
                <w:rFonts w:cstheme="minorHAnsi"/>
                <w:bCs/>
              </w:rPr>
            </w:pPr>
            <w:r w:rsidRPr="00DD3DA4">
              <w:rPr>
                <w:rFonts w:cstheme="minorHAnsi"/>
                <w:bCs/>
              </w:rPr>
              <w:t>http://www.discover.com?/</w:t>
            </w:r>
          </w:p>
        </w:tc>
      </w:tr>
      <w:tr w:rsidR="00990546" w14:paraId="7A063567" w14:textId="77777777" w:rsidTr="001F71CE">
        <w:tc>
          <w:tcPr>
            <w:tcW w:w="461" w:type="dxa"/>
          </w:tcPr>
          <w:p w14:paraId="76521344" w14:textId="2F76D8B2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</w:t>
            </w:r>
          </w:p>
        </w:tc>
        <w:tc>
          <w:tcPr>
            <w:tcW w:w="1154" w:type="dxa"/>
          </w:tcPr>
          <w:p w14:paraId="657CC37A" w14:textId="6A2D916F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Standard</w:t>
            </w:r>
          </w:p>
        </w:tc>
        <w:tc>
          <w:tcPr>
            <w:tcW w:w="2790" w:type="dxa"/>
          </w:tcPr>
          <w:p w14:paraId="3CBDED3B" w14:textId="6934C995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Privacy_Policy_Footer</w:t>
            </w:r>
          </w:p>
        </w:tc>
        <w:tc>
          <w:tcPr>
            <w:tcW w:w="1890" w:type="dxa"/>
          </w:tcPr>
          <w:p w14:paraId="5D42B9F0" w14:textId="2B4F6714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073792C5" w14:textId="6DB5B3C4" w:rsidR="00990546" w:rsidRDefault="00B90672" w:rsidP="00AD04B9">
            <w:pPr>
              <w:rPr>
                <w:rFonts w:cstheme="minorHAnsi"/>
                <w:bCs/>
              </w:rPr>
            </w:pPr>
            <w:r w:rsidRPr="00B90672">
              <w:rPr>
                <w:rFonts w:cstheme="minorHAnsi"/>
                <w:bCs/>
              </w:rPr>
              <w:t>https://www.discover.com/privacy-statement</w:t>
            </w:r>
          </w:p>
        </w:tc>
      </w:tr>
      <w:tr w:rsidR="00990546" w14:paraId="44DEE835" w14:textId="77777777" w:rsidTr="001F71CE">
        <w:tc>
          <w:tcPr>
            <w:tcW w:w="461" w:type="dxa"/>
          </w:tcPr>
          <w:p w14:paraId="12A32C6F" w14:textId="7D63EE77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</w:t>
            </w:r>
          </w:p>
        </w:tc>
        <w:tc>
          <w:tcPr>
            <w:tcW w:w="1154" w:type="dxa"/>
          </w:tcPr>
          <w:p w14:paraId="5D611265" w14:textId="15019D5F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Standard</w:t>
            </w:r>
          </w:p>
        </w:tc>
        <w:tc>
          <w:tcPr>
            <w:tcW w:w="2790" w:type="dxa"/>
          </w:tcPr>
          <w:p w14:paraId="5B3BA634" w14:textId="29DDAA19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Security_Measures_Footer</w:t>
            </w:r>
          </w:p>
        </w:tc>
        <w:tc>
          <w:tcPr>
            <w:tcW w:w="1890" w:type="dxa"/>
          </w:tcPr>
          <w:p w14:paraId="1A64076A" w14:textId="3FB13C6B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522A8937" w14:textId="77055D0F" w:rsidR="00990546" w:rsidRDefault="00B90672" w:rsidP="00AD04B9">
            <w:pPr>
              <w:rPr>
                <w:rFonts w:cstheme="minorHAnsi"/>
                <w:bCs/>
              </w:rPr>
            </w:pPr>
            <w:r w:rsidRPr="00B90672">
              <w:rPr>
                <w:rFonts w:cstheme="minorHAnsi"/>
                <w:bCs/>
              </w:rPr>
              <w:t>https://www.discover.com/credit-cards/member-benefits</w:t>
            </w:r>
          </w:p>
        </w:tc>
      </w:tr>
      <w:tr w:rsidR="00990546" w14:paraId="1E6D503C" w14:textId="77777777" w:rsidTr="001F71CE">
        <w:tc>
          <w:tcPr>
            <w:tcW w:w="461" w:type="dxa"/>
          </w:tcPr>
          <w:p w14:paraId="5F50D1BF" w14:textId="7DC04835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</w:p>
        </w:tc>
        <w:tc>
          <w:tcPr>
            <w:tcW w:w="1154" w:type="dxa"/>
          </w:tcPr>
          <w:p w14:paraId="7247D595" w14:textId="4DF00735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Standard</w:t>
            </w:r>
          </w:p>
        </w:tc>
        <w:tc>
          <w:tcPr>
            <w:tcW w:w="2790" w:type="dxa"/>
          </w:tcPr>
          <w:p w14:paraId="367F224E" w14:textId="20E775A3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Terms_Use_Footer</w:t>
            </w:r>
          </w:p>
        </w:tc>
        <w:tc>
          <w:tcPr>
            <w:tcW w:w="1890" w:type="dxa"/>
          </w:tcPr>
          <w:p w14:paraId="4653D723" w14:textId="5BA6A4CF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2F4C5533" w14:textId="0BD6FF91" w:rsidR="00990546" w:rsidRDefault="006340B5" w:rsidP="00AD04B9">
            <w:pPr>
              <w:rPr>
                <w:rFonts w:cstheme="minorHAnsi"/>
                <w:bCs/>
              </w:rPr>
            </w:pPr>
            <w:r w:rsidRPr="006340B5">
              <w:rPr>
                <w:rFonts w:cstheme="minorHAnsi"/>
                <w:bCs/>
              </w:rPr>
              <w:t>https://www.discover.com/credit-cards/discover-terms-of-use</w:t>
            </w:r>
          </w:p>
        </w:tc>
      </w:tr>
      <w:tr w:rsidR="00990546" w14:paraId="6BDEA614" w14:textId="77777777" w:rsidTr="001F71CE">
        <w:tc>
          <w:tcPr>
            <w:tcW w:w="461" w:type="dxa"/>
          </w:tcPr>
          <w:p w14:paraId="09F27D01" w14:textId="549F188E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</w:p>
        </w:tc>
        <w:tc>
          <w:tcPr>
            <w:tcW w:w="1154" w:type="dxa"/>
          </w:tcPr>
          <w:p w14:paraId="69DCF46D" w14:textId="503BFDC6" w:rsidR="00990546" w:rsidRDefault="00990546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Branch</w:t>
            </w:r>
          </w:p>
        </w:tc>
        <w:tc>
          <w:tcPr>
            <w:tcW w:w="2790" w:type="dxa"/>
          </w:tcPr>
          <w:p w14:paraId="293D64F6" w14:textId="663654C9" w:rsidR="00990546" w:rsidRDefault="00B64BFC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Check</w:t>
            </w:r>
            <w:r w:rsidR="00990546">
              <w:rPr>
                <w:rFonts w:cstheme="minorHAnsi"/>
                <w:bCs/>
              </w:rPr>
              <w:t>_My_Offers_CTA_1</w:t>
            </w:r>
          </w:p>
        </w:tc>
        <w:tc>
          <w:tcPr>
            <w:tcW w:w="1890" w:type="dxa"/>
          </w:tcPr>
          <w:p w14:paraId="3356F0D5" w14:textId="56A41110" w:rsidR="00990546" w:rsidRDefault="00990546" w:rsidP="00AA0C33">
            <w:pPr>
              <w:jc w:val="both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07629444" w14:textId="14C79CE9" w:rsidR="00990546" w:rsidRDefault="00990546" w:rsidP="00AD04B9">
            <w:pPr>
              <w:rPr>
                <w:rFonts w:cstheme="minorHAnsi"/>
                <w:bCs/>
              </w:rPr>
            </w:pPr>
            <w:r w:rsidRPr="00DD3DA4">
              <w:rPr>
                <w:rFonts w:cstheme="minorHAnsi"/>
                <w:bCs/>
              </w:rPr>
              <w:t>https://discover.app.link/3p?%243p=e_rs&amp;%24original_url=https%3A%2F%2Fwww.discover.com%2Fcredit-cards%2Fbalance-transfer%2F&amp;deeplink=linktobalxfer</w:t>
            </w:r>
          </w:p>
        </w:tc>
      </w:tr>
      <w:tr w:rsidR="00B64BFC" w14:paraId="496945C2" w14:textId="77777777" w:rsidTr="001F71CE">
        <w:tc>
          <w:tcPr>
            <w:tcW w:w="461" w:type="dxa"/>
          </w:tcPr>
          <w:p w14:paraId="04B96234" w14:textId="66A606AE" w:rsidR="00B64BFC" w:rsidRPr="00F94372" w:rsidRDefault="00B64BFC" w:rsidP="00AD04B9">
            <w:pPr>
              <w:rPr>
                <w:rFonts w:cstheme="minorHAnsi"/>
                <w:bCs/>
              </w:rPr>
            </w:pPr>
            <w:r w:rsidRPr="00F94372">
              <w:rPr>
                <w:rFonts w:cstheme="minorHAnsi"/>
                <w:bCs/>
              </w:rPr>
              <w:t>6</w:t>
            </w:r>
          </w:p>
        </w:tc>
        <w:tc>
          <w:tcPr>
            <w:tcW w:w="1154" w:type="dxa"/>
          </w:tcPr>
          <w:p w14:paraId="56F90B07" w14:textId="03D7D58D" w:rsidR="00B64BFC" w:rsidRPr="00F94372" w:rsidRDefault="00222C01" w:rsidP="00AD04B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Branch</w:t>
            </w:r>
          </w:p>
        </w:tc>
        <w:tc>
          <w:tcPr>
            <w:tcW w:w="2790" w:type="dxa"/>
          </w:tcPr>
          <w:p w14:paraId="2B28F6D8" w14:textId="27443ABE" w:rsidR="00B64BFC" w:rsidRPr="00F94372" w:rsidRDefault="00C76468" w:rsidP="00AD04B9">
            <w:pPr>
              <w:rPr>
                <w:rFonts w:cstheme="minorHAnsi"/>
                <w:bCs/>
              </w:rPr>
            </w:pPr>
            <w:r w:rsidRPr="00F94372">
              <w:rPr>
                <w:rFonts w:cstheme="minorHAnsi"/>
                <w:bCs/>
              </w:rPr>
              <w:t>Learn_More_Text</w:t>
            </w:r>
          </w:p>
        </w:tc>
        <w:tc>
          <w:tcPr>
            <w:tcW w:w="1890" w:type="dxa"/>
          </w:tcPr>
          <w:p w14:paraId="5D927424" w14:textId="4BAE4528" w:rsidR="00B64BFC" w:rsidRPr="00F94372" w:rsidRDefault="00FE5111" w:rsidP="00AA0C33">
            <w:pPr>
              <w:jc w:val="both"/>
              <w:rPr>
                <w:rFonts w:cstheme="minorHAnsi"/>
                <w:bCs/>
              </w:rPr>
            </w:pPr>
            <w:r w:rsidRPr="00F94372">
              <w:rPr>
                <w:rFonts w:cstheme="minorHAnsi"/>
                <w:bCs/>
              </w:rPr>
              <w:t>Portfolio-BalanceTransfer</w:t>
            </w:r>
          </w:p>
        </w:tc>
        <w:tc>
          <w:tcPr>
            <w:tcW w:w="3150" w:type="dxa"/>
          </w:tcPr>
          <w:p w14:paraId="567E6158" w14:textId="4766583E" w:rsidR="00B64BFC" w:rsidRPr="00F94372" w:rsidRDefault="00F94372" w:rsidP="00222C01">
            <w:pPr>
              <w:rPr>
                <w:sz w:val="24"/>
                <w:szCs w:val="24"/>
              </w:rPr>
            </w:pPr>
            <w:r w:rsidRPr="00222C01">
              <w:rPr>
                <w:rFonts w:cstheme="minorHAnsi"/>
                <w:bCs/>
              </w:rPr>
              <w:t>https://discover.app.link/3p?%243p=e_rs&amp;%24original_url=https%3A%2F%2Fportal.discover.com%2Fcustomersvcs%2FuniversalLogin%2Fac_main%3Flink%3D%252Fcardmembersvcs%252Fhelpcenter%252Faction%252FviewCategoryMain%253Ftopic%253D1%2526category%253D14&amp;deeplink=linktobtfaq</w:t>
            </w:r>
          </w:p>
        </w:tc>
      </w:tr>
    </w:tbl>
    <w:p w14:paraId="75011411" w14:textId="77777777" w:rsidR="00B908D2" w:rsidRDefault="00B908D2" w:rsidP="00AD04B9">
      <w:pPr>
        <w:rPr>
          <w:rFonts w:cstheme="minorHAnsi"/>
          <w:bCs/>
        </w:rPr>
      </w:pPr>
    </w:p>
    <w:p w14:paraId="4AC531C3" w14:textId="77777777" w:rsidR="00B65918" w:rsidRDefault="00B65918" w:rsidP="00AD04B9">
      <w:pPr>
        <w:rPr>
          <w:rFonts w:cstheme="minorHAnsi"/>
          <w:bCs/>
        </w:rPr>
      </w:pPr>
    </w:p>
    <w:p w14:paraId="0EC8E2A8" w14:textId="4BAC0320" w:rsidR="00B65918" w:rsidRDefault="00B65918" w:rsidP="00AD04B9">
      <w:pPr>
        <w:rPr>
          <w:rFonts w:cstheme="minorHAnsi"/>
          <w:bCs/>
        </w:rPr>
      </w:pPr>
      <w:r>
        <w:rPr>
          <w:rFonts w:cstheme="minorHAnsi"/>
          <w:bCs/>
        </w:rPr>
        <w:t>Please see screen shots and Interaction Notes below.</w:t>
      </w:r>
    </w:p>
    <w:p w14:paraId="685B7E54" w14:textId="77777777" w:rsidR="00CB79DC" w:rsidRDefault="00CB79DC" w:rsidP="00AD04B9">
      <w:pPr>
        <w:rPr>
          <w:rFonts w:cstheme="minorHAnsi"/>
          <w:b/>
        </w:rPr>
      </w:pPr>
    </w:p>
    <w:p w14:paraId="080F58CB" w14:textId="77777777" w:rsidR="00222C01" w:rsidRDefault="00222C01" w:rsidP="00AD04B9">
      <w:pPr>
        <w:rPr>
          <w:rFonts w:cstheme="minorHAnsi"/>
          <w:b/>
        </w:rPr>
      </w:pPr>
    </w:p>
    <w:p w14:paraId="32FB793F" w14:textId="77777777" w:rsidR="00222C01" w:rsidRDefault="00222C01" w:rsidP="00AD04B9">
      <w:pPr>
        <w:rPr>
          <w:rFonts w:cstheme="minorHAnsi"/>
          <w:b/>
        </w:rPr>
      </w:pPr>
    </w:p>
    <w:p w14:paraId="37C836F5" w14:textId="77777777" w:rsidR="00222C01" w:rsidRDefault="00222C01" w:rsidP="00AD04B9">
      <w:pPr>
        <w:rPr>
          <w:rFonts w:cstheme="minorHAnsi"/>
          <w:b/>
        </w:rPr>
      </w:pPr>
    </w:p>
    <w:p w14:paraId="4E0051AB" w14:textId="74673E26" w:rsidR="00D429E2" w:rsidRDefault="00D429E2" w:rsidP="00AD04B9">
      <w:pPr>
        <w:rPr>
          <w:rFonts w:cstheme="minorHAnsi"/>
          <w:bCs/>
        </w:rPr>
      </w:pPr>
      <w:r w:rsidRPr="00981FED">
        <w:rPr>
          <w:rFonts w:cstheme="minorHAnsi"/>
          <w:b/>
        </w:rPr>
        <w:lastRenderedPageBreak/>
        <w:t>Screenshot 1</w:t>
      </w:r>
      <w:r w:rsidR="00650103">
        <w:rPr>
          <w:rFonts w:cstheme="minorHAnsi"/>
          <w:b/>
        </w:rPr>
        <w:t xml:space="preserve"> – Base Page</w:t>
      </w:r>
    </w:p>
    <w:p w14:paraId="57E3CFD3" w14:textId="079DFE40" w:rsidR="005C58EF" w:rsidRDefault="00553EE5" w:rsidP="00AD04B9">
      <w:pPr>
        <w:rPr>
          <w:rFonts w:cstheme="minorHAnsi"/>
          <w:bCs/>
        </w:rPr>
      </w:pPr>
      <w:r w:rsidRPr="00981FED">
        <w:rPr>
          <w:rFonts w:cstheme="minorHAnsi"/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D23829" wp14:editId="19C2D35F">
                <wp:simplePos x="0" y="0"/>
                <wp:positionH relativeFrom="column">
                  <wp:posOffset>4079903</wp:posOffset>
                </wp:positionH>
                <wp:positionV relativeFrom="paragraph">
                  <wp:posOffset>181278</wp:posOffset>
                </wp:positionV>
                <wp:extent cx="2360930" cy="5651500"/>
                <wp:effectExtent l="0" t="0" r="19050" b="25400"/>
                <wp:wrapSquare wrapText="bothSides"/>
                <wp:docPr id="21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5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41971" w14:textId="7FCD52F8" w:rsidR="00E66BE0" w:rsidRPr="006F64EE" w:rsidRDefault="00E66BE0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>Landing page that displays when a user clicks “Take Our Survey” on the BT abandoner email</w:t>
                            </w:r>
                            <w:r w:rsidR="008D789F" w:rsidRPr="006F64EE">
                              <w:rPr>
                                <w:rFonts w:cstheme="minorHAnsi"/>
                              </w:rPr>
                              <w:t xml:space="preserve"> (EABT)</w:t>
                            </w:r>
                            <w:r w:rsidRPr="006F64EE"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  <w:p w14:paraId="3F4308F3" w14:textId="4A997E19" w:rsidR="003E5BDF" w:rsidRPr="006F64EE" w:rsidRDefault="003E5BDF">
                            <w:pPr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6F64EE">
                              <w:rPr>
                                <w:rFonts w:cstheme="minorHAnsi"/>
                                <w:b/>
                                <w:bCs/>
                              </w:rPr>
                              <w:t>Question 1</w:t>
                            </w:r>
                          </w:p>
                          <w:p w14:paraId="7D8764C3" w14:textId="00370C3C" w:rsidR="003E5BDF" w:rsidRPr="006F64EE" w:rsidRDefault="003E5BDF" w:rsidP="003E5BDF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>&gt;&gt;At least 1 selection is required. If no selection made</w:t>
                            </w:r>
                            <w:r w:rsidR="00A901CA" w:rsidRPr="006F64EE">
                              <w:rPr>
                                <w:rFonts w:cstheme="minorHAnsi"/>
                              </w:rPr>
                              <w:t xml:space="preserve"> and user clicks submit, display error message</w:t>
                            </w:r>
                            <w:r w:rsidR="009E31A3" w:rsidRPr="006F64EE">
                              <w:rPr>
                                <w:rFonts w:cstheme="minorHAnsi"/>
                              </w:rPr>
                              <w:t xml:space="preserve"> (see screenshot </w:t>
                            </w:r>
                            <w:r w:rsidR="009640B1">
                              <w:rPr>
                                <w:rFonts w:cstheme="minorHAnsi"/>
                              </w:rPr>
                              <w:t>3</w:t>
                            </w:r>
                            <w:r w:rsidR="009E31A3" w:rsidRPr="006F64EE">
                              <w:rPr>
                                <w:rFonts w:cstheme="minorHAnsi"/>
                              </w:rPr>
                              <w:t>)</w:t>
                            </w:r>
                            <w:r w:rsidR="00A901CA" w:rsidRPr="006F64EE"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  <w:p w14:paraId="2A361802" w14:textId="2DCC11AE" w:rsidR="00A901CA" w:rsidRPr="006F64EE" w:rsidRDefault="00A901CA" w:rsidP="003E5BDF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 xml:space="preserve">&gt;&gt;User may select </w:t>
                            </w:r>
                            <w:r w:rsidR="008F2893" w:rsidRPr="006F64EE">
                              <w:rPr>
                                <w:rFonts w:cstheme="minorHAnsi"/>
                              </w:rPr>
                              <w:t>up to all</w:t>
                            </w:r>
                          </w:p>
                          <w:p w14:paraId="3E167865" w14:textId="728A3D30" w:rsidR="00A901CA" w:rsidRPr="006F64EE" w:rsidRDefault="00A901CA" w:rsidP="003E5BDF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 xml:space="preserve">&gt;&gt;When </w:t>
                            </w:r>
                            <w:r w:rsidR="00B407FB" w:rsidRPr="006F64EE">
                              <w:rPr>
                                <w:rFonts w:cstheme="minorHAnsi"/>
                              </w:rPr>
                              <w:t>O</w:t>
                            </w:r>
                            <w:r w:rsidRPr="006F64EE">
                              <w:rPr>
                                <w:rFonts w:cstheme="minorHAnsi"/>
                              </w:rPr>
                              <w:t xml:space="preserve">ther is selected, </w:t>
                            </w:r>
                            <w:r w:rsidR="0057399F" w:rsidRPr="006F64EE">
                              <w:rPr>
                                <w:rFonts w:cstheme="minorHAnsi"/>
                              </w:rPr>
                              <w:t>open text box will display</w:t>
                            </w:r>
                            <w:r w:rsidR="005202D0" w:rsidRPr="006F64EE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8F2893" w:rsidRPr="006F64EE">
                              <w:rPr>
                                <w:rFonts w:cstheme="minorHAnsi"/>
                              </w:rPr>
                              <w:t>(see Screenshot 2)</w:t>
                            </w:r>
                            <w:r w:rsidR="00156347" w:rsidRPr="006F64EE">
                              <w:rPr>
                                <w:rFonts w:cstheme="minorHAnsi"/>
                              </w:rPr>
                              <w:t xml:space="preserve">. </w:t>
                            </w:r>
                          </w:p>
                          <w:p w14:paraId="5DBA93A4" w14:textId="456F8B8D" w:rsidR="003E5BDF" w:rsidRPr="006F64EE" w:rsidRDefault="003E5BDF">
                            <w:pPr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6F64EE">
                              <w:rPr>
                                <w:rFonts w:cstheme="minorHAnsi"/>
                                <w:b/>
                                <w:bCs/>
                              </w:rPr>
                              <w:t>Question 2</w:t>
                            </w:r>
                          </w:p>
                          <w:p w14:paraId="13CB27D6" w14:textId="765991C4" w:rsidR="009E31A3" w:rsidRPr="006F64EE" w:rsidRDefault="009E31A3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 xml:space="preserve">&gt;&gt;1 selection is required. If no selection made and user clicks submit, display error message (see screenshot </w:t>
                            </w:r>
                            <w:r w:rsidR="009640B1">
                              <w:rPr>
                                <w:rFonts w:cstheme="minorHAnsi"/>
                              </w:rPr>
                              <w:t>3</w:t>
                            </w:r>
                            <w:r w:rsidRPr="006F64EE">
                              <w:rPr>
                                <w:rFonts w:cstheme="minorHAnsi"/>
                              </w:rPr>
                              <w:t>).</w:t>
                            </w:r>
                          </w:p>
                          <w:p w14:paraId="00C7D52E" w14:textId="31FEE70C" w:rsidR="00B70B67" w:rsidRPr="006F64EE" w:rsidRDefault="00B70B67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>&gt;&gt;Only 1 selection can be made</w:t>
                            </w:r>
                          </w:p>
                          <w:p w14:paraId="278A696F" w14:textId="623F6E74" w:rsidR="006A3CC0" w:rsidRPr="006F64EE" w:rsidRDefault="006A3CC0">
                            <w:pPr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6F64EE">
                              <w:rPr>
                                <w:rFonts w:cstheme="minorHAnsi"/>
                                <w:b/>
                                <w:bCs/>
                              </w:rPr>
                              <w:t>Other Feedback</w:t>
                            </w:r>
                          </w:p>
                          <w:p w14:paraId="43AF7926" w14:textId="101BCBF3" w:rsidR="00725C3E" w:rsidRPr="006F64EE" w:rsidRDefault="00725C3E">
                            <w:pPr>
                              <w:rPr>
                                <w:rFonts w:cstheme="minorHAnsi"/>
                              </w:rPr>
                            </w:pPr>
                            <w:r w:rsidRPr="006F64EE">
                              <w:rPr>
                                <w:rFonts w:cstheme="minorHAnsi"/>
                              </w:rPr>
                              <w:t>&gt;&gt;Optional (may submit without response)</w:t>
                            </w:r>
                          </w:p>
                          <w:p w14:paraId="6C926748" w14:textId="0C7CBB2A" w:rsidR="00725C3E" w:rsidRPr="006F64EE" w:rsidRDefault="006A3CC0" w:rsidP="00725C3E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6F64EE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&gt;&gt;</w:t>
                            </w:r>
                            <w:r w:rsidR="00725C3E" w:rsidRPr="006F64EE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As the user types, the counter dynamically updates to show the typed character count. If the user types 224 characters, then the counter displays “224/500 characters”. Since the field is restricted to 500 characters, at most, it displays “500/500 characters.” </w:t>
                            </w:r>
                          </w:p>
                          <w:p w14:paraId="00264B7E" w14:textId="47912D44" w:rsidR="006A3CC0" w:rsidRPr="009E31A3" w:rsidRDefault="006A3CC0"/>
                          <w:p w14:paraId="74721A87" w14:textId="58709EDC" w:rsidR="00E66BE0" w:rsidRDefault="00E66BE0"/>
                          <w:p w14:paraId="738B3476" w14:textId="77777777" w:rsidR="00E66BE0" w:rsidRDefault="00E66B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23829" id="Text Box 7" o:spid="_x0000_s1032" type="#_x0000_t202" style="position:absolute;margin-left:321.25pt;margin-top:14.25pt;width:185.9pt;height:44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">
                <v:textbox>
                  <w:txbxContent>
                    <w:p w14:paraId="53341971" w14:textId="7FCD52F8" w:rsidR="00E66BE0" w:rsidRPr="006F64EE" w:rsidRDefault="00E66BE0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>Landing page that displays when a user clicks “Take Our Survey” on the BT abandoner email</w:t>
                      </w:r>
                      <w:r w:rsidR="008D789F" w:rsidRPr="006F64EE">
                        <w:rPr>
                          <w:rFonts w:cstheme="minorHAnsi"/>
                        </w:rPr>
                        <w:t xml:space="preserve"> (EABT)</w:t>
                      </w:r>
                      <w:r w:rsidRPr="006F64EE">
                        <w:rPr>
                          <w:rFonts w:cstheme="minorHAnsi"/>
                        </w:rPr>
                        <w:t>.</w:t>
                      </w:r>
                    </w:p>
                    <w:p w14:paraId="3F4308F3" w14:textId="4A997E19" w:rsidR="003E5BDF" w:rsidRPr="006F64EE" w:rsidRDefault="003E5BDF">
                      <w:pPr>
                        <w:rPr>
                          <w:rFonts w:cstheme="minorHAnsi"/>
                          <w:b/>
                          <w:bCs/>
                        </w:rPr>
                      </w:pPr>
                      <w:r w:rsidRPr="006F64EE">
                        <w:rPr>
                          <w:rFonts w:cstheme="minorHAnsi"/>
                          <w:b/>
                          <w:bCs/>
                        </w:rPr>
                        <w:t>Question 1</w:t>
                      </w:r>
                    </w:p>
                    <w:p w14:paraId="7D8764C3" w14:textId="00370C3C" w:rsidR="003E5BDF" w:rsidRPr="006F64EE" w:rsidRDefault="003E5BDF" w:rsidP="003E5BDF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>&gt;&gt;At least 1 selection is required. If no selection made</w:t>
                      </w:r>
                      <w:r w:rsidR="00A901CA" w:rsidRPr="006F64EE">
                        <w:rPr>
                          <w:rFonts w:cstheme="minorHAnsi"/>
                        </w:rPr>
                        <w:t xml:space="preserve"> and user clicks submit, display error message</w:t>
                      </w:r>
                      <w:r w:rsidR="009E31A3" w:rsidRPr="006F64EE">
                        <w:rPr>
                          <w:rFonts w:cstheme="minorHAnsi"/>
                        </w:rPr>
                        <w:t xml:space="preserve"> (see screenshot </w:t>
                      </w:r>
                      <w:r w:rsidR="009640B1">
                        <w:rPr>
                          <w:rFonts w:cstheme="minorHAnsi"/>
                        </w:rPr>
                        <w:t>3</w:t>
                      </w:r>
                      <w:r w:rsidR="009E31A3" w:rsidRPr="006F64EE">
                        <w:rPr>
                          <w:rFonts w:cstheme="minorHAnsi"/>
                        </w:rPr>
                        <w:t>)</w:t>
                      </w:r>
                      <w:r w:rsidR="00A901CA" w:rsidRPr="006F64EE">
                        <w:rPr>
                          <w:rFonts w:cstheme="minorHAnsi"/>
                        </w:rPr>
                        <w:t>.</w:t>
                      </w:r>
                    </w:p>
                    <w:p w14:paraId="2A361802" w14:textId="2DCC11AE" w:rsidR="00A901CA" w:rsidRPr="006F64EE" w:rsidRDefault="00A901CA" w:rsidP="003E5BDF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 xml:space="preserve">&gt;&gt;User may select </w:t>
                      </w:r>
                      <w:r w:rsidR="008F2893" w:rsidRPr="006F64EE">
                        <w:rPr>
                          <w:rFonts w:cstheme="minorHAnsi"/>
                        </w:rPr>
                        <w:t>up to all</w:t>
                      </w:r>
                    </w:p>
                    <w:p w14:paraId="3E167865" w14:textId="728A3D30" w:rsidR="00A901CA" w:rsidRPr="006F64EE" w:rsidRDefault="00A901CA" w:rsidP="003E5BDF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 xml:space="preserve">&gt;&gt;When </w:t>
                      </w:r>
                      <w:r w:rsidR="00B407FB" w:rsidRPr="006F64EE">
                        <w:rPr>
                          <w:rFonts w:cstheme="minorHAnsi"/>
                        </w:rPr>
                        <w:t>O</w:t>
                      </w:r>
                      <w:r w:rsidRPr="006F64EE">
                        <w:rPr>
                          <w:rFonts w:cstheme="minorHAnsi"/>
                        </w:rPr>
                        <w:t xml:space="preserve">ther is selected, </w:t>
                      </w:r>
                      <w:r w:rsidR="0057399F" w:rsidRPr="006F64EE">
                        <w:rPr>
                          <w:rFonts w:cstheme="minorHAnsi"/>
                        </w:rPr>
                        <w:t>open text box will display</w:t>
                      </w:r>
                      <w:r w:rsidR="005202D0" w:rsidRPr="006F64EE">
                        <w:rPr>
                          <w:rFonts w:cstheme="minorHAnsi"/>
                        </w:rPr>
                        <w:t xml:space="preserve"> </w:t>
                      </w:r>
                      <w:r w:rsidR="008F2893" w:rsidRPr="006F64EE">
                        <w:rPr>
                          <w:rFonts w:cstheme="minorHAnsi"/>
                        </w:rPr>
                        <w:t>(see Screenshot 2)</w:t>
                      </w:r>
                      <w:r w:rsidR="00156347" w:rsidRPr="006F64EE">
                        <w:rPr>
                          <w:rFonts w:cstheme="minorHAnsi"/>
                        </w:rPr>
                        <w:t xml:space="preserve">. </w:t>
                      </w:r>
                    </w:p>
                    <w:p w14:paraId="5DBA93A4" w14:textId="456F8B8D" w:rsidR="003E5BDF" w:rsidRPr="006F64EE" w:rsidRDefault="003E5BDF">
                      <w:pPr>
                        <w:rPr>
                          <w:rFonts w:cstheme="minorHAnsi"/>
                          <w:b/>
                          <w:bCs/>
                        </w:rPr>
                      </w:pPr>
                      <w:r w:rsidRPr="006F64EE">
                        <w:rPr>
                          <w:rFonts w:cstheme="minorHAnsi"/>
                          <w:b/>
                          <w:bCs/>
                        </w:rPr>
                        <w:t>Question 2</w:t>
                      </w:r>
                    </w:p>
                    <w:p w14:paraId="13CB27D6" w14:textId="765991C4" w:rsidR="009E31A3" w:rsidRPr="006F64EE" w:rsidRDefault="009E31A3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 xml:space="preserve">&gt;&gt;1 selection is required. If no selection made and user clicks submit, display error message (see screenshot </w:t>
                      </w:r>
                      <w:r w:rsidR="009640B1">
                        <w:rPr>
                          <w:rFonts w:cstheme="minorHAnsi"/>
                        </w:rPr>
                        <w:t>3</w:t>
                      </w:r>
                      <w:r w:rsidRPr="006F64EE">
                        <w:rPr>
                          <w:rFonts w:cstheme="minorHAnsi"/>
                        </w:rPr>
                        <w:t>).</w:t>
                      </w:r>
                    </w:p>
                    <w:p w14:paraId="00C7D52E" w14:textId="31FEE70C" w:rsidR="00B70B67" w:rsidRPr="006F64EE" w:rsidRDefault="00B70B67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>&gt;&gt;Only 1 selection can be made</w:t>
                      </w:r>
                    </w:p>
                    <w:p w14:paraId="278A696F" w14:textId="623F6E74" w:rsidR="006A3CC0" w:rsidRPr="006F64EE" w:rsidRDefault="006A3CC0">
                      <w:pPr>
                        <w:rPr>
                          <w:rFonts w:cstheme="minorHAnsi"/>
                          <w:b/>
                          <w:bCs/>
                        </w:rPr>
                      </w:pPr>
                      <w:r w:rsidRPr="006F64EE">
                        <w:rPr>
                          <w:rFonts w:cstheme="minorHAnsi"/>
                          <w:b/>
                          <w:bCs/>
                        </w:rPr>
                        <w:t>Other Feedback</w:t>
                      </w:r>
                    </w:p>
                    <w:p w14:paraId="43AF7926" w14:textId="101BCBF3" w:rsidR="00725C3E" w:rsidRPr="006F64EE" w:rsidRDefault="00725C3E">
                      <w:pPr>
                        <w:rPr>
                          <w:rFonts w:cstheme="minorHAnsi"/>
                        </w:rPr>
                      </w:pPr>
                      <w:r w:rsidRPr="006F64EE">
                        <w:rPr>
                          <w:rFonts w:cstheme="minorHAnsi"/>
                        </w:rPr>
                        <w:t>&gt;&gt;Optional (may submit without response)</w:t>
                      </w:r>
                    </w:p>
                    <w:p w14:paraId="6C926748" w14:textId="0C7CBB2A" w:rsidR="00725C3E" w:rsidRPr="006F64EE" w:rsidRDefault="006A3CC0" w:rsidP="00725C3E">
                      <w:pPr>
                        <w:pStyle w:val="Default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6F64EE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&gt;&gt;</w:t>
                      </w:r>
                      <w:r w:rsidR="00725C3E" w:rsidRPr="006F64EE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As the user types, the counter dynamically updates to show the typed character count. If the user types 224 characters, then the counter displays “224/500 characters”. Since the field is restricted to 500 characters, at most, it displays “500/500 characters.” </w:t>
                      </w:r>
                    </w:p>
                    <w:p w14:paraId="00264B7E" w14:textId="47912D44" w:rsidR="006A3CC0" w:rsidRPr="009E31A3" w:rsidRDefault="006A3CC0"/>
                    <w:p w14:paraId="74721A87" w14:textId="58709EDC" w:rsidR="00E66BE0" w:rsidRDefault="00E66BE0"/>
                    <w:p w14:paraId="738B3476" w14:textId="77777777" w:rsidR="00E66BE0" w:rsidRDefault="00E66BE0"/>
                  </w:txbxContent>
                </v:textbox>
                <w10:wrap type="square"/>
              </v:shape>
            </w:pict>
          </mc:Fallback>
        </mc:AlternateContent>
      </w:r>
      <w:r w:rsidR="007C7553">
        <w:rPr>
          <w:noProof/>
        </w:rPr>
        <w:drawing>
          <wp:inline distT="0" distB="0" distL="0" distR="0" wp14:anchorId="422251E9" wp14:editId="59CEA9BB">
            <wp:extent cx="3947140" cy="5429250"/>
            <wp:effectExtent l="0" t="0" r="0" b="0"/>
            <wp:docPr id="1577092441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2441" name="Picture 1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762" cy="54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364" w14:textId="77777777" w:rsidR="00085A38" w:rsidRDefault="00085A38" w:rsidP="00AD04B9">
      <w:pPr>
        <w:rPr>
          <w:rFonts w:cstheme="minorHAnsi"/>
          <w:bCs/>
        </w:rPr>
      </w:pPr>
    </w:p>
    <w:p w14:paraId="39408C97" w14:textId="77777777" w:rsidR="00085A38" w:rsidRDefault="00085A38" w:rsidP="00AD04B9">
      <w:pPr>
        <w:rPr>
          <w:rFonts w:cstheme="minorHAnsi"/>
          <w:bCs/>
        </w:rPr>
      </w:pPr>
    </w:p>
    <w:p w14:paraId="47735BE4" w14:textId="77777777" w:rsidR="00085A38" w:rsidRDefault="00085A38" w:rsidP="00AD04B9">
      <w:pPr>
        <w:rPr>
          <w:rFonts w:cstheme="minorHAnsi"/>
          <w:bCs/>
        </w:rPr>
      </w:pPr>
    </w:p>
    <w:p w14:paraId="1FBF4B58" w14:textId="77777777" w:rsidR="00085A38" w:rsidRDefault="00085A38" w:rsidP="00AD04B9">
      <w:pPr>
        <w:rPr>
          <w:rFonts w:cstheme="minorHAnsi"/>
          <w:bCs/>
        </w:rPr>
      </w:pPr>
    </w:p>
    <w:p w14:paraId="6C79CB06" w14:textId="77777777" w:rsidR="00085A38" w:rsidRDefault="00085A38" w:rsidP="00AD04B9">
      <w:pPr>
        <w:rPr>
          <w:rFonts w:cstheme="minorHAnsi"/>
          <w:bCs/>
        </w:rPr>
      </w:pPr>
    </w:p>
    <w:p w14:paraId="0B49ECA9" w14:textId="77777777" w:rsidR="00085A38" w:rsidRDefault="00085A38" w:rsidP="00AD04B9">
      <w:pPr>
        <w:rPr>
          <w:rFonts w:cstheme="minorHAnsi"/>
          <w:bCs/>
        </w:rPr>
      </w:pPr>
    </w:p>
    <w:p w14:paraId="23B53954" w14:textId="77777777" w:rsidR="00085A38" w:rsidRDefault="00085A38" w:rsidP="00AD04B9">
      <w:pPr>
        <w:rPr>
          <w:rFonts w:cstheme="minorHAnsi"/>
          <w:bCs/>
        </w:rPr>
      </w:pPr>
    </w:p>
    <w:p w14:paraId="130F5FFD" w14:textId="77777777" w:rsidR="00085A38" w:rsidRDefault="00085A38" w:rsidP="00AD04B9">
      <w:pPr>
        <w:rPr>
          <w:rFonts w:cstheme="minorHAnsi"/>
          <w:bCs/>
        </w:rPr>
      </w:pPr>
    </w:p>
    <w:p w14:paraId="2FD65516" w14:textId="77777777" w:rsidR="00085A38" w:rsidRDefault="00085A38" w:rsidP="00AD04B9">
      <w:pPr>
        <w:rPr>
          <w:rFonts w:cstheme="minorHAnsi"/>
          <w:bCs/>
        </w:rPr>
      </w:pPr>
    </w:p>
    <w:p w14:paraId="0D7DA073" w14:textId="77777777" w:rsidR="00085A38" w:rsidRDefault="00085A38" w:rsidP="00AD04B9">
      <w:pPr>
        <w:rPr>
          <w:rFonts w:cstheme="minorHAnsi"/>
          <w:bCs/>
        </w:rPr>
      </w:pPr>
    </w:p>
    <w:p w14:paraId="62DAECBF" w14:textId="77777777" w:rsidR="005F7769" w:rsidRDefault="005F7769" w:rsidP="00AD04B9">
      <w:pPr>
        <w:rPr>
          <w:rFonts w:cstheme="minorHAnsi"/>
          <w:b/>
        </w:rPr>
      </w:pPr>
    </w:p>
    <w:p w14:paraId="6E5DA1A9" w14:textId="11BB8B47" w:rsidR="00085A38" w:rsidRPr="00CB79DC" w:rsidRDefault="00B407FB" w:rsidP="00AD04B9">
      <w:pPr>
        <w:rPr>
          <w:rFonts w:cstheme="minorHAnsi"/>
          <w:b/>
        </w:rPr>
      </w:pPr>
      <w:r w:rsidRPr="00CB79DC">
        <w:rPr>
          <w:rFonts w:cstheme="minorHAnsi"/>
          <w:b/>
        </w:rPr>
        <w:lastRenderedPageBreak/>
        <w:t>Screenshot 2</w:t>
      </w:r>
      <w:r w:rsidR="00CB79DC" w:rsidRPr="00CB79DC">
        <w:rPr>
          <w:rFonts w:cstheme="minorHAnsi"/>
          <w:b/>
        </w:rPr>
        <w:t xml:space="preserve"> – Survey Filled</w:t>
      </w:r>
    </w:p>
    <w:p w14:paraId="0DB9DB3B" w14:textId="04FCDF9B" w:rsidR="00085A38" w:rsidRDefault="00B407FB" w:rsidP="00AD04B9">
      <w:pPr>
        <w:rPr>
          <w:rFonts w:cstheme="minorHAnsi"/>
          <w:bCs/>
        </w:rPr>
      </w:pPr>
      <w:r w:rsidRPr="00981FED">
        <w:rPr>
          <w:rFonts w:cstheme="minorHAnsi"/>
          <w:b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057D78" wp14:editId="304BC512">
                <wp:simplePos x="0" y="0"/>
                <wp:positionH relativeFrom="column">
                  <wp:posOffset>4273550</wp:posOffset>
                </wp:positionH>
                <wp:positionV relativeFrom="paragraph">
                  <wp:posOffset>132080</wp:posOffset>
                </wp:positionV>
                <wp:extent cx="2360930" cy="5231765"/>
                <wp:effectExtent l="0" t="0" r="19050" b="26035"/>
                <wp:wrapSquare wrapText="bothSides"/>
                <wp:docPr id="79348196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3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A26D1" w14:textId="58D7FD92" w:rsidR="00CB79DC" w:rsidRDefault="00CB79DC" w:rsidP="00B407FB">
                            <w:r>
                              <w:t>Survey filled state.</w:t>
                            </w:r>
                          </w:p>
                          <w:p w14:paraId="1AD7FE75" w14:textId="5DA55BB2" w:rsidR="00B407FB" w:rsidRPr="000A5625" w:rsidRDefault="00B407FB" w:rsidP="00B407F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A5625">
                              <w:rPr>
                                <w:b/>
                                <w:bCs/>
                              </w:rPr>
                              <w:t>Question 1</w:t>
                            </w:r>
                          </w:p>
                          <w:p w14:paraId="655D24E7" w14:textId="39617189" w:rsidR="007231E3" w:rsidRPr="0071017D" w:rsidRDefault="00B407FB" w:rsidP="007231E3">
                            <w:pPr>
                              <w:rPr>
                                <w:rFonts w:cstheme="minorHAnsi"/>
                                <w:color w:val="22223E"/>
                              </w:rPr>
                            </w:pPr>
                            <w:r w:rsidRPr="007231E3">
                              <w:t>&gt;&gt;</w:t>
                            </w:r>
                            <w:r w:rsidR="007231E3" w:rsidRPr="007231E3">
                              <w:rPr>
                                <w:rFonts w:cs="Discover Sans Medium"/>
                                <w:color w:val="22223E"/>
                              </w:rPr>
                              <w:t xml:space="preserve">In this case, the user selects “Other” and sees an additional text field </w:t>
                            </w:r>
                            <w:r w:rsidR="007231E3" w:rsidRPr="0071017D">
                              <w:rPr>
                                <w:rFonts w:cstheme="minorHAnsi"/>
                                <w:color w:val="22223E"/>
                              </w:rPr>
                              <w:t>display</w:t>
                            </w:r>
                            <w:r w:rsidR="004A7757">
                              <w:rPr>
                                <w:rFonts w:cstheme="minorHAnsi"/>
                                <w:color w:val="22223E"/>
                              </w:rPr>
                              <w:t>.</w:t>
                            </w:r>
                            <w:r w:rsidR="007231E3" w:rsidRPr="0071017D">
                              <w:rPr>
                                <w:rFonts w:cstheme="minorHAnsi"/>
                                <w:color w:val="22223E"/>
                              </w:rPr>
                              <w:t xml:space="preserve"> </w:t>
                            </w:r>
                          </w:p>
                          <w:p w14:paraId="30805F14" w14:textId="702E69AC" w:rsidR="00B31063" w:rsidRDefault="00B31063" w:rsidP="0071017D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 w:rsidRPr="0071017D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>&gt;&gt;</w:t>
                            </w:r>
                            <w:r w:rsidR="00627845" w:rsidRPr="0071017D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>This optional field</w:t>
                            </w:r>
                            <w:r w:rsidR="004A7757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 (no response needed to submit)</w:t>
                            </w:r>
                            <w:r w:rsidR="00627845" w:rsidRPr="0071017D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 displays when the user selects “Other” and is restricted to 100 characters. </w:t>
                            </w:r>
                          </w:p>
                          <w:p w14:paraId="545B66E3" w14:textId="77777777" w:rsidR="0071017D" w:rsidRPr="0071017D" w:rsidRDefault="0071017D" w:rsidP="0071017D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3324FA89" w14:textId="76D84BCA" w:rsidR="00B31063" w:rsidRDefault="00B31063" w:rsidP="007E7D07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 w:rsidRPr="0071017D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>&gt;&gt;</w:t>
                            </w:r>
                            <w:r w:rsidR="0071017D" w:rsidRPr="0071017D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As the user types, the counter dynamically updates to show the typed character count. If the user types 24 characters, then the counter displays “24/100 characters”. Since the field is restricted to 100 characters, at most, it displays “100/100 characters.” </w:t>
                            </w:r>
                          </w:p>
                          <w:p w14:paraId="57CD1CF3" w14:textId="77777777" w:rsidR="007E7D07" w:rsidRPr="007E7D07" w:rsidRDefault="007E7D07" w:rsidP="007E7D07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09A4F89B" w14:textId="07B5D29A" w:rsidR="00B407FB" w:rsidRDefault="00B407FB" w:rsidP="007231E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A5625">
                              <w:rPr>
                                <w:b/>
                                <w:bCs/>
                              </w:rPr>
                              <w:t>Question 2</w:t>
                            </w:r>
                          </w:p>
                          <w:p w14:paraId="57F3E825" w14:textId="233FA531" w:rsidR="00EE2A48" w:rsidRPr="00EE2A48" w:rsidRDefault="00B407FB" w:rsidP="00AA4909">
                            <w:pPr>
                              <w:rPr>
                                <w:rFonts w:cstheme="minorHAnsi"/>
                              </w:rPr>
                            </w:pPr>
                            <w:r w:rsidRPr="00EE2A48">
                              <w:rPr>
                                <w:rFonts w:cstheme="minorHAnsi"/>
                              </w:rPr>
                              <w:t>&gt;&gt;</w:t>
                            </w:r>
                            <w:r w:rsidR="007E7D07" w:rsidRPr="00EE2A48">
                              <w:rPr>
                                <w:rFonts w:cstheme="minorHAnsi"/>
                              </w:rPr>
                              <w:t xml:space="preserve">Orange box renders around </w:t>
                            </w:r>
                            <w:r w:rsidR="00A312A6" w:rsidRPr="00EE2A48">
                              <w:rPr>
                                <w:rFonts w:cstheme="minorHAnsi"/>
                              </w:rPr>
                              <w:t>selection</w:t>
                            </w:r>
                          </w:p>
                          <w:p w14:paraId="23B02531" w14:textId="46514C59" w:rsidR="00A312A6" w:rsidRPr="00EE2A48" w:rsidRDefault="00A312A6" w:rsidP="007E7D07">
                            <w:pPr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EE2A48">
                              <w:rPr>
                                <w:rFonts w:cstheme="minorHAnsi"/>
                                <w:b/>
                                <w:bCs/>
                              </w:rPr>
                              <w:t>Button: Submit</w:t>
                            </w:r>
                          </w:p>
                          <w:p w14:paraId="65942C91" w14:textId="125E879B" w:rsidR="00EE2A48" w:rsidRPr="00EE2A48" w:rsidRDefault="00EE2A48" w:rsidP="00EE2A48">
                            <w:pPr>
                              <w:pStyle w:val="Default"/>
                              <w:spacing w:after="81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&gt;&gt;</w:t>
                            </w:r>
                            <w:r w:rsidRPr="00EE2A48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If the form is submitted with invalid or no input, </w:t>
                            </w:r>
                            <w:r w:rsidR="00EA2E28" w:rsidRPr="006F64EE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display error message (see screenshot </w:t>
                            </w:r>
                            <w:r w:rsidR="00AA4909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3</w:t>
                            </w:r>
                            <w:r w:rsidR="00EA2E28" w:rsidRPr="006F64EE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007EB1F0" w14:textId="3EF21E88" w:rsidR="00EE2A48" w:rsidRPr="00EE2A48" w:rsidRDefault="007D667F" w:rsidP="00EE2A48">
                            <w:pPr>
                              <w:pStyle w:val="Default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A2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&gt;&gt;</w:t>
                            </w:r>
                            <w:r w:rsidR="00EE2A48" w:rsidRPr="00EE2A48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If the form is submitted with valid input,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display confirmation message (see screenshot </w:t>
                            </w:r>
                            <w:r w:rsidR="00AA4909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>4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177CEFF3" w14:textId="77777777" w:rsidR="00EE2A48" w:rsidRDefault="00EE2A48" w:rsidP="00EE2A48">
                            <w:pPr>
                              <w:pStyle w:val="Default"/>
                              <w:rPr>
                                <w:color w:val="22223E"/>
                                <w:sz w:val="18"/>
                                <w:szCs w:val="18"/>
                              </w:rPr>
                            </w:pPr>
                          </w:p>
                          <w:p w14:paraId="6595E8EE" w14:textId="77777777" w:rsidR="00EE2A48" w:rsidRDefault="00EE2A48" w:rsidP="007E7D07"/>
                          <w:p w14:paraId="4403D88A" w14:textId="77777777" w:rsidR="00A312A6" w:rsidRPr="009E31A3" w:rsidRDefault="00A312A6" w:rsidP="007E7D07"/>
                          <w:p w14:paraId="015F29A4" w14:textId="77777777" w:rsidR="00B407FB" w:rsidRDefault="00B407FB" w:rsidP="00B407FB"/>
                          <w:p w14:paraId="3ACD2995" w14:textId="77777777" w:rsidR="00B407FB" w:rsidRDefault="00B407FB" w:rsidP="00B407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57D78" id="Text Box 9" o:spid="_x0000_s1033" type="#_x0000_t202" style="position:absolute;margin-left:336.5pt;margin-top:10.4pt;width:185.9pt;height:411.9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">
                <v:textbox>
                  <w:txbxContent>
                    <w:p w14:paraId="536A26D1" w14:textId="58D7FD92" w:rsidR="00CB79DC" w:rsidRDefault="00CB79DC" w:rsidP="00B407FB">
                      <w:r>
                        <w:t>Survey filled state.</w:t>
                      </w:r>
                    </w:p>
                    <w:p w14:paraId="1AD7FE75" w14:textId="5DA55BB2" w:rsidR="00B407FB" w:rsidRPr="000A5625" w:rsidRDefault="00B407FB" w:rsidP="00B407FB">
                      <w:pPr>
                        <w:rPr>
                          <w:b/>
                          <w:bCs/>
                        </w:rPr>
                      </w:pPr>
                      <w:r w:rsidRPr="000A5625">
                        <w:rPr>
                          <w:b/>
                          <w:bCs/>
                        </w:rPr>
                        <w:t>Question 1</w:t>
                      </w:r>
                    </w:p>
                    <w:p w14:paraId="655D24E7" w14:textId="39617189" w:rsidR="007231E3" w:rsidRPr="0071017D" w:rsidRDefault="00B407FB" w:rsidP="007231E3">
                      <w:pPr>
                        <w:rPr>
                          <w:rFonts w:cstheme="minorHAnsi"/>
                          <w:color w:val="22223E"/>
                        </w:rPr>
                      </w:pPr>
                      <w:r w:rsidRPr="007231E3">
                        <w:t>&gt;&gt;</w:t>
                      </w:r>
                      <w:r w:rsidR="007231E3" w:rsidRPr="007231E3">
                        <w:rPr>
                          <w:rFonts w:cs="Discover Sans Medium"/>
                          <w:color w:val="22223E"/>
                        </w:rPr>
                        <w:t xml:space="preserve">In this case, the user selects “Other” and sees an additional text field </w:t>
                      </w:r>
                      <w:r w:rsidR="007231E3" w:rsidRPr="0071017D">
                        <w:rPr>
                          <w:rFonts w:cstheme="minorHAnsi"/>
                          <w:color w:val="22223E"/>
                        </w:rPr>
                        <w:t>display</w:t>
                      </w:r>
                      <w:r w:rsidR="004A7757">
                        <w:rPr>
                          <w:rFonts w:cstheme="minorHAnsi"/>
                          <w:color w:val="22223E"/>
                        </w:rPr>
                        <w:t>.</w:t>
                      </w:r>
                      <w:r w:rsidR="007231E3" w:rsidRPr="0071017D">
                        <w:rPr>
                          <w:rFonts w:cstheme="minorHAnsi"/>
                          <w:color w:val="22223E"/>
                        </w:rPr>
                        <w:t xml:space="preserve"> </w:t>
                      </w:r>
                    </w:p>
                    <w:p w14:paraId="30805F14" w14:textId="702E69AC" w:rsidR="00B31063" w:rsidRDefault="00B31063" w:rsidP="0071017D">
                      <w:pPr>
                        <w:pStyle w:val="Default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 w:rsidRPr="0071017D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>&gt;&gt;</w:t>
                      </w:r>
                      <w:r w:rsidR="00627845" w:rsidRPr="0071017D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>This optional field</w:t>
                      </w:r>
                      <w:r w:rsidR="004A7757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 (no response needed to submit)</w:t>
                      </w:r>
                      <w:r w:rsidR="00627845" w:rsidRPr="0071017D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 displays when the user selects “Other” and is restricted to 100 characters. </w:t>
                      </w:r>
                    </w:p>
                    <w:p w14:paraId="545B66E3" w14:textId="77777777" w:rsidR="0071017D" w:rsidRPr="0071017D" w:rsidRDefault="0071017D" w:rsidP="0071017D">
                      <w:pPr>
                        <w:pStyle w:val="Default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3324FA89" w14:textId="76D84BCA" w:rsidR="00B31063" w:rsidRDefault="00B31063" w:rsidP="007E7D07">
                      <w:pPr>
                        <w:pStyle w:val="Default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 w:rsidRPr="0071017D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>&gt;&gt;</w:t>
                      </w:r>
                      <w:r w:rsidR="0071017D" w:rsidRPr="0071017D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As the user types, the counter dynamically updates to show the typed character count. If the user types 24 characters, then the counter displays “24/100 characters”. Since the field is restricted to 100 characters, at most, it displays “100/100 characters.” </w:t>
                      </w:r>
                    </w:p>
                    <w:p w14:paraId="57CD1CF3" w14:textId="77777777" w:rsidR="007E7D07" w:rsidRPr="007E7D07" w:rsidRDefault="007E7D07" w:rsidP="007E7D07">
                      <w:pPr>
                        <w:pStyle w:val="Default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09A4F89B" w14:textId="07B5D29A" w:rsidR="00B407FB" w:rsidRDefault="00B407FB" w:rsidP="007231E3">
                      <w:pPr>
                        <w:rPr>
                          <w:b/>
                          <w:bCs/>
                        </w:rPr>
                      </w:pPr>
                      <w:r w:rsidRPr="000A5625">
                        <w:rPr>
                          <w:b/>
                          <w:bCs/>
                        </w:rPr>
                        <w:t>Question 2</w:t>
                      </w:r>
                    </w:p>
                    <w:p w14:paraId="57F3E825" w14:textId="233FA531" w:rsidR="00EE2A48" w:rsidRPr="00EE2A48" w:rsidRDefault="00B407FB" w:rsidP="00AA4909">
                      <w:pPr>
                        <w:rPr>
                          <w:rFonts w:cstheme="minorHAnsi"/>
                        </w:rPr>
                      </w:pPr>
                      <w:r w:rsidRPr="00EE2A48">
                        <w:rPr>
                          <w:rFonts w:cstheme="minorHAnsi"/>
                        </w:rPr>
                        <w:t>&gt;&gt;</w:t>
                      </w:r>
                      <w:r w:rsidR="007E7D07" w:rsidRPr="00EE2A48">
                        <w:rPr>
                          <w:rFonts w:cstheme="minorHAnsi"/>
                        </w:rPr>
                        <w:t xml:space="preserve">Orange box renders around </w:t>
                      </w:r>
                      <w:r w:rsidR="00A312A6" w:rsidRPr="00EE2A48">
                        <w:rPr>
                          <w:rFonts w:cstheme="minorHAnsi"/>
                        </w:rPr>
                        <w:t>selection</w:t>
                      </w:r>
                    </w:p>
                    <w:p w14:paraId="23B02531" w14:textId="46514C59" w:rsidR="00A312A6" w:rsidRPr="00EE2A48" w:rsidRDefault="00A312A6" w:rsidP="007E7D07">
                      <w:pPr>
                        <w:rPr>
                          <w:rFonts w:cstheme="minorHAnsi"/>
                          <w:b/>
                          <w:bCs/>
                        </w:rPr>
                      </w:pPr>
                      <w:r w:rsidRPr="00EE2A48">
                        <w:rPr>
                          <w:rFonts w:cstheme="minorHAnsi"/>
                          <w:b/>
                          <w:bCs/>
                        </w:rPr>
                        <w:t>Button: Submit</w:t>
                      </w:r>
                    </w:p>
                    <w:p w14:paraId="65942C91" w14:textId="125E879B" w:rsidR="00EE2A48" w:rsidRPr="00EE2A48" w:rsidRDefault="00EE2A48" w:rsidP="00EE2A48">
                      <w:pPr>
                        <w:pStyle w:val="Default"/>
                        <w:spacing w:after="81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&gt;&gt;</w:t>
                      </w:r>
                      <w:r w:rsidRPr="00EE2A48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If the form is submitted with invalid or no input, </w:t>
                      </w:r>
                      <w:r w:rsidR="00EA2E28" w:rsidRPr="006F64EE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display error message (see screenshot </w:t>
                      </w:r>
                      <w:r w:rsidR="00AA4909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3</w:t>
                      </w:r>
                      <w:r w:rsidR="00EA2E28" w:rsidRPr="006F64EE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).</w:t>
                      </w:r>
                    </w:p>
                    <w:p w14:paraId="007EB1F0" w14:textId="3EF21E88" w:rsidR="00EE2A48" w:rsidRPr="00EE2A48" w:rsidRDefault="007D667F" w:rsidP="00EE2A48">
                      <w:pPr>
                        <w:pStyle w:val="Default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>
                        <w:rPr>
                          <w:rStyle w:val="A2"/>
                          <w:rFonts w:asciiTheme="minorHAnsi" w:hAnsiTheme="minorHAnsi" w:cstheme="minorHAnsi"/>
                          <w:sz w:val="22"/>
                          <w:szCs w:val="22"/>
                        </w:rPr>
                        <w:t>&gt;&gt;</w:t>
                      </w:r>
                      <w:r w:rsidR="00EE2A48" w:rsidRPr="00EE2A48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If the form is submitted with valid input, </w:t>
                      </w:r>
                      <w:r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display confirmation message (see screenshot </w:t>
                      </w:r>
                      <w:r w:rsidR="00AA4909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>4</w:t>
                      </w:r>
                      <w:r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>).</w:t>
                      </w:r>
                    </w:p>
                    <w:p w14:paraId="177CEFF3" w14:textId="77777777" w:rsidR="00EE2A48" w:rsidRDefault="00EE2A48" w:rsidP="00EE2A48">
                      <w:pPr>
                        <w:pStyle w:val="Default"/>
                        <w:rPr>
                          <w:color w:val="22223E"/>
                          <w:sz w:val="18"/>
                          <w:szCs w:val="18"/>
                        </w:rPr>
                      </w:pPr>
                    </w:p>
                    <w:p w14:paraId="6595E8EE" w14:textId="77777777" w:rsidR="00EE2A48" w:rsidRDefault="00EE2A48" w:rsidP="007E7D07"/>
                    <w:p w14:paraId="4403D88A" w14:textId="77777777" w:rsidR="00A312A6" w:rsidRPr="009E31A3" w:rsidRDefault="00A312A6" w:rsidP="007E7D07"/>
                    <w:p w14:paraId="015F29A4" w14:textId="77777777" w:rsidR="00B407FB" w:rsidRDefault="00B407FB" w:rsidP="00B407FB"/>
                    <w:p w14:paraId="3ACD2995" w14:textId="77777777" w:rsidR="00B407FB" w:rsidRDefault="00B407FB" w:rsidP="00B407FB"/>
                  </w:txbxContent>
                </v:textbox>
                <w10:wrap type="square"/>
              </v:shape>
            </w:pict>
          </mc:Fallback>
        </mc:AlternateContent>
      </w:r>
      <w:r w:rsidR="00085A38">
        <w:rPr>
          <w:noProof/>
        </w:rPr>
        <w:drawing>
          <wp:inline distT="0" distB="0" distL="0" distR="0" wp14:anchorId="162AE46F" wp14:editId="56E1C84C">
            <wp:extent cx="3950208" cy="5485342"/>
            <wp:effectExtent l="0" t="0" r="0" b="1270"/>
            <wp:docPr id="1458124667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24667" name="Picture 2" descr="Graphical user interface, text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54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42B" w14:textId="48F94B26" w:rsidR="00986A86" w:rsidRDefault="00986A86" w:rsidP="00986A86">
      <w:pPr>
        <w:rPr>
          <w:rFonts w:cstheme="minorHAnsi"/>
          <w:bCs/>
        </w:rPr>
      </w:pPr>
    </w:p>
    <w:p w14:paraId="1EC4CF5E" w14:textId="7F540576" w:rsidR="00986A86" w:rsidRDefault="00986A86" w:rsidP="00986A86">
      <w:pPr>
        <w:rPr>
          <w:rFonts w:cstheme="minorHAnsi"/>
        </w:rPr>
      </w:pPr>
    </w:p>
    <w:p w14:paraId="55628889" w14:textId="401CD599" w:rsidR="00986A86" w:rsidRDefault="00986A86" w:rsidP="00986A86">
      <w:pPr>
        <w:rPr>
          <w:rFonts w:cstheme="minorHAnsi"/>
        </w:rPr>
      </w:pPr>
    </w:p>
    <w:p w14:paraId="326DC85F" w14:textId="77777777" w:rsidR="00B65918" w:rsidRDefault="00B65918" w:rsidP="00986A86">
      <w:pPr>
        <w:rPr>
          <w:rFonts w:cstheme="minorHAnsi"/>
          <w:b/>
          <w:bCs/>
        </w:rPr>
      </w:pPr>
    </w:p>
    <w:p w14:paraId="5506E044" w14:textId="77777777" w:rsidR="00B65918" w:rsidRDefault="00B65918" w:rsidP="00986A86">
      <w:pPr>
        <w:rPr>
          <w:rFonts w:cstheme="minorHAnsi"/>
          <w:b/>
          <w:bCs/>
        </w:rPr>
      </w:pPr>
    </w:p>
    <w:p w14:paraId="530470B4" w14:textId="77777777" w:rsidR="00B65918" w:rsidRDefault="00B65918" w:rsidP="00986A86">
      <w:pPr>
        <w:rPr>
          <w:rFonts w:cstheme="minorHAnsi"/>
          <w:b/>
          <w:bCs/>
        </w:rPr>
      </w:pPr>
    </w:p>
    <w:p w14:paraId="677E3AEE" w14:textId="77777777" w:rsidR="00B65918" w:rsidRDefault="00B65918" w:rsidP="00986A86">
      <w:pPr>
        <w:rPr>
          <w:rFonts w:cstheme="minorHAnsi"/>
          <w:b/>
          <w:bCs/>
        </w:rPr>
      </w:pPr>
    </w:p>
    <w:p w14:paraId="25256B59" w14:textId="6CC49990" w:rsidR="007C4CE9" w:rsidRDefault="007C4CE9" w:rsidP="00986A86">
      <w:pPr>
        <w:rPr>
          <w:rFonts w:cstheme="minorHAnsi"/>
        </w:rPr>
      </w:pPr>
    </w:p>
    <w:p w14:paraId="5C21E3C0" w14:textId="77777777" w:rsidR="00380CC3" w:rsidRDefault="00380CC3" w:rsidP="00986A86">
      <w:pPr>
        <w:rPr>
          <w:rFonts w:cstheme="minorHAnsi"/>
          <w:b/>
          <w:bCs/>
        </w:rPr>
      </w:pPr>
    </w:p>
    <w:p w14:paraId="6086FF95" w14:textId="77777777" w:rsidR="00380CC3" w:rsidRDefault="00380CC3" w:rsidP="00986A86">
      <w:pPr>
        <w:rPr>
          <w:rFonts w:cstheme="minorHAnsi"/>
          <w:b/>
          <w:bCs/>
        </w:rPr>
      </w:pPr>
    </w:p>
    <w:p w14:paraId="70629E5A" w14:textId="28AC187D" w:rsidR="007C4CE9" w:rsidRPr="00FE6AB6" w:rsidRDefault="007C4CE9" w:rsidP="00986A86">
      <w:pPr>
        <w:rPr>
          <w:rFonts w:cstheme="minorHAnsi"/>
          <w:b/>
          <w:bCs/>
        </w:rPr>
      </w:pPr>
      <w:r w:rsidRPr="00FE6AB6">
        <w:rPr>
          <w:rFonts w:cstheme="minorHAnsi"/>
          <w:b/>
          <w:bCs/>
        </w:rPr>
        <w:lastRenderedPageBreak/>
        <w:t xml:space="preserve">Screenshot </w:t>
      </w:r>
      <w:r w:rsidR="00380CC3">
        <w:rPr>
          <w:rFonts w:cstheme="minorHAnsi"/>
          <w:b/>
          <w:bCs/>
        </w:rPr>
        <w:t>3</w:t>
      </w:r>
      <w:r w:rsidR="00FE6AB6" w:rsidRPr="00FE6AB6">
        <w:rPr>
          <w:rFonts w:cstheme="minorHAnsi"/>
          <w:b/>
          <w:bCs/>
        </w:rPr>
        <w:t xml:space="preserve"> – Error State</w:t>
      </w:r>
    </w:p>
    <w:p w14:paraId="183641EC" w14:textId="6D342CA7" w:rsidR="00F53BA2" w:rsidRDefault="00062070" w:rsidP="00986A86">
      <w:pPr>
        <w:rPr>
          <w:rFonts w:cstheme="minorHAnsi"/>
        </w:rPr>
      </w:pPr>
      <w:r w:rsidRPr="00981FED">
        <w:rPr>
          <w:rFonts w:cstheme="minorHAnsi"/>
          <w:b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F1D7723" wp14:editId="0CAA85E5">
                <wp:simplePos x="0" y="0"/>
                <wp:positionH relativeFrom="column">
                  <wp:posOffset>4273550</wp:posOffset>
                </wp:positionH>
                <wp:positionV relativeFrom="paragraph">
                  <wp:posOffset>585470</wp:posOffset>
                </wp:positionV>
                <wp:extent cx="2360930" cy="3211830"/>
                <wp:effectExtent l="0" t="0" r="19050" b="26670"/>
                <wp:wrapSquare wrapText="bothSides"/>
                <wp:docPr id="176224668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1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8C063" w14:textId="78805DA5" w:rsidR="00062070" w:rsidRDefault="00062070" w:rsidP="00062070">
                            <w:r>
                              <w:t xml:space="preserve">Survey </w:t>
                            </w:r>
                            <w:r w:rsidR="000F61BD">
                              <w:t>error</w:t>
                            </w:r>
                            <w:r>
                              <w:t xml:space="preserve"> </w:t>
                            </w:r>
                            <w:r w:rsidR="00BC4C4C">
                              <w:t xml:space="preserve">state displays after </w:t>
                            </w:r>
                            <w:r w:rsidR="000F61BD">
                              <w:t xml:space="preserve">user attempts to submit survey without providing </w:t>
                            </w:r>
                            <w:r w:rsidR="00BC4C4C">
                              <w:t xml:space="preserve">all </w:t>
                            </w:r>
                            <w:r w:rsidR="000F61BD">
                              <w:t>required responses</w:t>
                            </w:r>
                            <w:r w:rsidR="00BC4C4C">
                              <w:t>.</w:t>
                            </w:r>
                            <w:r w:rsidR="00040C38">
                              <w:t xml:space="preserve"> This example is submitting a blank form.</w:t>
                            </w:r>
                          </w:p>
                          <w:p w14:paraId="04395189" w14:textId="21B98D80" w:rsidR="00062070" w:rsidRPr="000A5625" w:rsidRDefault="00BC4C4C" w:rsidP="0006207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Interaction Notes:</w:t>
                            </w:r>
                          </w:p>
                          <w:p w14:paraId="64DF015E" w14:textId="77777777" w:rsidR="00040C38" w:rsidRPr="00040C38" w:rsidRDefault="00062070" w:rsidP="00040C38">
                            <w:pPr>
                              <w:pStyle w:val="Pa11"/>
                              <w:spacing w:before="40" w:after="120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 w:rsidRPr="00040C3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&gt;&gt;</w:t>
                            </w:r>
                            <w:r w:rsidR="00040C38" w:rsidRPr="00040C38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The error summary at the top only displays when there is more than one error. If there is only a single error, suppress this error summary. </w:t>
                            </w:r>
                          </w:p>
                          <w:p w14:paraId="5A4456CD" w14:textId="55819803" w:rsidR="00040C38" w:rsidRPr="00040C38" w:rsidRDefault="00040C38" w:rsidP="00040C38">
                            <w:pPr>
                              <w:pStyle w:val="Pa11"/>
                              <w:spacing w:before="40" w:after="120"/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</w:pPr>
                            <w:r w:rsidRPr="00040C38">
                              <w:rPr>
                                <w:rFonts w:asciiTheme="minorHAnsi" w:hAnsiTheme="minorHAnsi" w:cstheme="minorHAnsi"/>
                                <w:color w:val="22223E"/>
                                <w:sz w:val="22"/>
                                <w:szCs w:val="22"/>
                              </w:rPr>
                              <w:t xml:space="preserve">&gt;&gt;The links in the error summary are anchor links and scroll the user’s browser position to the top of the form field with error. </w:t>
                            </w:r>
                          </w:p>
                          <w:p w14:paraId="124AE952" w14:textId="22F75119" w:rsidR="00062070" w:rsidRPr="00040C38" w:rsidRDefault="00040C38" w:rsidP="00040C38">
                            <w:pPr>
                              <w:rPr>
                                <w:rFonts w:cstheme="minorHAnsi"/>
                                <w:color w:val="22223E"/>
                              </w:rPr>
                            </w:pPr>
                            <w:r w:rsidRPr="00040C38">
                              <w:rPr>
                                <w:rFonts w:cstheme="minorHAnsi"/>
                                <w:color w:val="22223E"/>
                              </w:rPr>
                              <w:t>&gt;&gt;Once a selection is made, the red outline and red error text suppress.</w:t>
                            </w:r>
                          </w:p>
                          <w:p w14:paraId="5EE5A509" w14:textId="77777777" w:rsidR="00062070" w:rsidRDefault="00062070" w:rsidP="00062070">
                            <w:pPr>
                              <w:pStyle w:val="Default"/>
                              <w:rPr>
                                <w:color w:val="22223E"/>
                                <w:sz w:val="18"/>
                                <w:szCs w:val="18"/>
                              </w:rPr>
                            </w:pPr>
                          </w:p>
                          <w:p w14:paraId="2AF93797" w14:textId="77777777" w:rsidR="00062070" w:rsidRDefault="00062070" w:rsidP="00062070"/>
                          <w:p w14:paraId="35D67638" w14:textId="77777777" w:rsidR="00062070" w:rsidRPr="009E31A3" w:rsidRDefault="00062070" w:rsidP="00062070"/>
                          <w:p w14:paraId="7F821E6D" w14:textId="77777777" w:rsidR="00062070" w:rsidRDefault="00062070" w:rsidP="00062070"/>
                          <w:p w14:paraId="3DD644DE" w14:textId="77777777" w:rsidR="00062070" w:rsidRDefault="00062070" w:rsidP="000620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7723" id="Text Box 11" o:spid="_x0000_s1034" type="#_x0000_t202" style="position:absolute;margin-left:336.5pt;margin-top:46.1pt;width:185.9pt;height:252.9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">
                <v:textbox>
                  <w:txbxContent>
                    <w:p w14:paraId="0838C063" w14:textId="78805DA5" w:rsidR="00062070" w:rsidRDefault="00062070" w:rsidP="00062070">
                      <w:r>
                        <w:t xml:space="preserve">Survey </w:t>
                      </w:r>
                      <w:r w:rsidR="000F61BD">
                        <w:t>error</w:t>
                      </w:r>
                      <w:r>
                        <w:t xml:space="preserve"> </w:t>
                      </w:r>
                      <w:r w:rsidR="00BC4C4C">
                        <w:t xml:space="preserve">state displays after </w:t>
                      </w:r>
                      <w:r w:rsidR="000F61BD">
                        <w:t xml:space="preserve">user attempts to submit survey without providing </w:t>
                      </w:r>
                      <w:r w:rsidR="00BC4C4C">
                        <w:t xml:space="preserve">all </w:t>
                      </w:r>
                      <w:r w:rsidR="000F61BD">
                        <w:t>required responses</w:t>
                      </w:r>
                      <w:r w:rsidR="00BC4C4C">
                        <w:t>.</w:t>
                      </w:r>
                      <w:r w:rsidR="00040C38">
                        <w:t xml:space="preserve"> This example is submitting a blank form.</w:t>
                      </w:r>
                    </w:p>
                    <w:p w14:paraId="04395189" w14:textId="21B98D80" w:rsidR="00062070" w:rsidRPr="000A5625" w:rsidRDefault="00BC4C4C" w:rsidP="0006207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Interaction Notes:</w:t>
                      </w:r>
                    </w:p>
                    <w:p w14:paraId="64DF015E" w14:textId="77777777" w:rsidR="00040C38" w:rsidRPr="00040C38" w:rsidRDefault="00062070" w:rsidP="00040C38">
                      <w:pPr>
                        <w:pStyle w:val="Pa11"/>
                        <w:spacing w:before="40" w:after="120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 w:rsidRPr="00040C3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&gt;&gt;</w:t>
                      </w:r>
                      <w:r w:rsidR="00040C38" w:rsidRPr="00040C38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The error summary at the top only displays when there is more than one error. If there is only a single error, suppress this error summary. </w:t>
                      </w:r>
                    </w:p>
                    <w:p w14:paraId="5A4456CD" w14:textId="55819803" w:rsidR="00040C38" w:rsidRPr="00040C38" w:rsidRDefault="00040C38" w:rsidP="00040C38">
                      <w:pPr>
                        <w:pStyle w:val="Pa11"/>
                        <w:spacing w:before="40" w:after="120"/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</w:pPr>
                      <w:r w:rsidRPr="00040C38">
                        <w:rPr>
                          <w:rFonts w:asciiTheme="minorHAnsi" w:hAnsiTheme="minorHAnsi" w:cstheme="minorHAnsi"/>
                          <w:color w:val="22223E"/>
                          <w:sz w:val="22"/>
                          <w:szCs w:val="22"/>
                        </w:rPr>
                        <w:t xml:space="preserve">&gt;&gt;The links in the error summary are anchor links and scroll the user’s browser position to the top of the form field with error. </w:t>
                      </w:r>
                    </w:p>
                    <w:p w14:paraId="124AE952" w14:textId="22F75119" w:rsidR="00062070" w:rsidRPr="00040C38" w:rsidRDefault="00040C38" w:rsidP="00040C38">
                      <w:pPr>
                        <w:rPr>
                          <w:rFonts w:cstheme="minorHAnsi"/>
                          <w:color w:val="22223E"/>
                        </w:rPr>
                      </w:pPr>
                      <w:r w:rsidRPr="00040C38">
                        <w:rPr>
                          <w:rFonts w:cstheme="minorHAnsi"/>
                          <w:color w:val="22223E"/>
                        </w:rPr>
                        <w:t>&gt;&gt;Once a selection is made, the red outline and red error text suppress.</w:t>
                      </w:r>
                    </w:p>
                    <w:p w14:paraId="5EE5A509" w14:textId="77777777" w:rsidR="00062070" w:rsidRDefault="00062070" w:rsidP="00062070">
                      <w:pPr>
                        <w:pStyle w:val="Default"/>
                        <w:rPr>
                          <w:color w:val="22223E"/>
                          <w:sz w:val="18"/>
                          <w:szCs w:val="18"/>
                        </w:rPr>
                      </w:pPr>
                    </w:p>
                    <w:p w14:paraId="2AF93797" w14:textId="77777777" w:rsidR="00062070" w:rsidRDefault="00062070" w:rsidP="00062070"/>
                    <w:p w14:paraId="35D67638" w14:textId="77777777" w:rsidR="00062070" w:rsidRPr="009E31A3" w:rsidRDefault="00062070" w:rsidP="00062070"/>
                    <w:p w14:paraId="7F821E6D" w14:textId="77777777" w:rsidR="00062070" w:rsidRDefault="00062070" w:rsidP="00062070"/>
                    <w:p w14:paraId="3DD644DE" w14:textId="77777777" w:rsidR="00062070" w:rsidRDefault="00062070" w:rsidP="00062070"/>
                  </w:txbxContent>
                </v:textbox>
                <w10:wrap type="square"/>
              </v:shape>
            </w:pict>
          </mc:Fallback>
        </mc:AlternateContent>
      </w:r>
      <w:r w:rsidR="00380CC3">
        <w:rPr>
          <w:noProof/>
        </w:rPr>
        <w:drawing>
          <wp:inline distT="0" distB="0" distL="0" distR="0" wp14:anchorId="444D392A" wp14:editId="397D694A">
            <wp:extent cx="4023360" cy="5753936"/>
            <wp:effectExtent l="0" t="0" r="0" b="0"/>
            <wp:docPr id="2117330936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0936" name="Picture 4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7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55A" w14:textId="59000867" w:rsidR="00FE6AB6" w:rsidRDefault="00FE6AB6" w:rsidP="00986A86">
      <w:pPr>
        <w:rPr>
          <w:rFonts w:cstheme="minorHAnsi"/>
        </w:rPr>
      </w:pPr>
    </w:p>
    <w:p w14:paraId="54593CE1" w14:textId="77777777" w:rsidR="00062070" w:rsidRDefault="00062070" w:rsidP="00380CC3">
      <w:pPr>
        <w:rPr>
          <w:rFonts w:cstheme="minorHAnsi"/>
          <w:b/>
          <w:bCs/>
        </w:rPr>
      </w:pPr>
    </w:p>
    <w:p w14:paraId="4808F93C" w14:textId="77777777" w:rsidR="00062070" w:rsidRDefault="00062070" w:rsidP="00380CC3">
      <w:pPr>
        <w:rPr>
          <w:rFonts w:cstheme="minorHAnsi"/>
          <w:b/>
          <w:bCs/>
        </w:rPr>
      </w:pPr>
    </w:p>
    <w:p w14:paraId="249CE960" w14:textId="77777777" w:rsidR="00062070" w:rsidRDefault="00062070" w:rsidP="00380CC3">
      <w:pPr>
        <w:rPr>
          <w:rFonts w:cstheme="minorHAnsi"/>
          <w:b/>
          <w:bCs/>
        </w:rPr>
      </w:pPr>
    </w:p>
    <w:p w14:paraId="6789FC12" w14:textId="77777777" w:rsidR="00062070" w:rsidRDefault="00062070" w:rsidP="00380CC3">
      <w:pPr>
        <w:rPr>
          <w:rFonts w:cstheme="minorHAnsi"/>
          <w:b/>
          <w:bCs/>
        </w:rPr>
      </w:pPr>
    </w:p>
    <w:p w14:paraId="722D5662" w14:textId="77777777" w:rsidR="00062070" w:rsidRDefault="00062070" w:rsidP="00380CC3">
      <w:pPr>
        <w:rPr>
          <w:rFonts w:cstheme="minorHAnsi"/>
          <w:b/>
          <w:bCs/>
        </w:rPr>
      </w:pPr>
    </w:p>
    <w:p w14:paraId="56A71C77" w14:textId="77777777" w:rsidR="00062070" w:rsidRDefault="00062070" w:rsidP="00380CC3">
      <w:pPr>
        <w:rPr>
          <w:rFonts w:cstheme="minorHAnsi"/>
          <w:b/>
          <w:bCs/>
        </w:rPr>
      </w:pPr>
    </w:p>
    <w:p w14:paraId="4F387CE9" w14:textId="77777777" w:rsidR="00062070" w:rsidRDefault="00062070" w:rsidP="00380CC3">
      <w:pPr>
        <w:rPr>
          <w:rFonts w:cstheme="minorHAnsi"/>
          <w:b/>
          <w:bCs/>
        </w:rPr>
      </w:pPr>
    </w:p>
    <w:p w14:paraId="7DB913BE" w14:textId="77777777" w:rsidR="00062070" w:rsidRDefault="00062070" w:rsidP="00380CC3">
      <w:pPr>
        <w:rPr>
          <w:rFonts w:cstheme="minorHAnsi"/>
          <w:b/>
          <w:bCs/>
        </w:rPr>
      </w:pPr>
    </w:p>
    <w:p w14:paraId="729F6F03" w14:textId="76C4AB1A" w:rsidR="00380CC3" w:rsidRDefault="00380CC3" w:rsidP="00380CC3">
      <w:pPr>
        <w:rPr>
          <w:rFonts w:cstheme="minorHAnsi"/>
          <w:b/>
          <w:bCs/>
        </w:rPr>
      </w:pPr>
      <w:r w:rsidRPr="007C4CE9">
        <w:rPr>
          <w:rFonts w:cstheme="minorHAnsi"/>
          <w:b/>
          <w:bCs/>
        </w:rPr>
        <w:lastRenderedPageBreak/>
        <w:t xml:space="preserve">Screenshot </w:t>
      </w:r>
      <w:r>
        <w:rPr>
          <w:rFonts w:cstheme="minorHAnsi"/>
          <w:b/>
          <w:bCs/>
        </w:rPr>
        <w:t>4 – Confirmation Page</w:t>
      </w:r>
    </w:p>
    <w:p w14:paraId="694C4F7A" w14:textId="2A5487D7" w:rsidR="002E1B98" w:rsidRDefault="00062070" w:rsidP="00986A8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786C8B" wp14:editId="07EBF995">
            <wp:simplePos x="0" y="0"/>
            <wp:positionH relativeFrom="margin">
              <wp:align>left</wp:align>
            </wp:positionH>
            <wp:positionV relativeFrom="paragraph">
              <wp:posOffset>7096</wp:posOffset>
            </wp:positionV>
            <wp:extent cx="4027170" cy="2405380"/>
            <wp:effectExtent l="0" t="0" r="0" b="0"/>
            <wp:wrapTight wrapText="bothSides">
              <wp:wrapPolygon edited="0">
                <wp:start x="0" y="0"/>
                <wp:lineTo x="0" y="21383"/>
                <wp:lineTo x="21457" y="21383"/>
                <wp:lineTo x="21457" y="0"/>
                <wp:lineTo x="0" y="0"/>
              </wp:wrapPolygon>
            </wp:wrapTight>
            <wp:docPr id="16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2D2EA" w14:textId="6F2CF233" w:rsidR="002E1B98" w:rsidRDefault="002E1B98" w:rsidP="00986A86">
      <w:pPr>
        <w:rPr>
          <w:rFonts w:cstheme="minorHAnsi"/>
        </w:rPr>
      </w:pPr>
    </w:p>
    <w:p w14:paraId="4614B4B3" w14:textId="6CC3C5C4" w:rsidR="002E1B98" w:rsidRDefault="002E1B98" w:rsidP="00986A86">
      <w:pPr>
        <w:rPr>
          <w:rFonts w:cstheme="minorHAnsi"/>
        </w:rPr>
      </w:pPr>
    </w:p>
    <w:p w14:paraId="7927D097" w14:textId="77777777" w:rsidR="002E1B98" w:rsidRDefault="002E1B98" w:rsidP="00986A86">
      <w:pPr>
        <w:rPr>
          <w:rFonts w:cstheme="minorHAnsi"/>
        </w:rPr>
      </w:pPr>
    </w:p>
    <w:p w14:paraId="7562A213" w14:textId="77777777" w:rsidR="002E1B98" w:rsidRDefault="002E1B98" w:rsidP="00986A86">
      <w:pPr>
        <w:rPr>
          <w:rFonts w:cstheme="minorHAnsi"/>
        </w:rPr>
      </w:pPr>
    </w:p>
    <w:p w14:paraId="2095ECB4" w14:textId="32E7477A" w:rsidR="002E1B98" w:rsidRDefault="002E1B98" w:rsidP="00986A86">
      <w:pPr>
        <w:rPr>
          <w:rFonts w:cstheme="minorHAnsi"/>
        </w:rPr>
      </w:pPr>
    </w:p>
    <w:p w14:paraId="37596411" w14:textId="1643FAD9" w:rsidR="002E1B98" w:rsidRDefault="002E1B98" w:rsidP="00986A86">
      <w:pPr>
        <w:rPr>
          <w:rFonts w:cstheme="minorHAnsi"/>
        </w:rPr>
      </w:pPr>
    </w:p>
    <w:p w14:paraId="49D85119" w14:textId="2DCA111E" w:rsidR="002E1B98" w:rsidRDefault="002E1B98" w:rsidP="00986A86">
      <w:pPr>
        <w:rPr>
          <w:rFonts w:cstheme="minorHAnsi"/>
        </w:rPr>
      </w:pPr>
    </w:p>
    <w:p w14:paraId="046C0069" w14:textId="1DFEE081" w:rsidR="002E1B98" w:rsidRDefault="002E1B98" w:rsidP="00986A86">
      <w:pPr>
        <w:rPr>
          <w:rFonts w:cstheme="minorHAnsi"/>
        </w:rPr>
      </w:pPr>
    </w:p>
    <w:p w14:paraId="6050B47D" w14:textId="204DB9CA" w:rsidR="00062070" w:rsidRDefault="00062070" w:rsidP="00986A86">
      <w:pPr>
        <w:rPr>
          <w:rFonts w:cstheme="minorHAnsi"/>
          <w:b/>
          <w:bCs/>
        </w:rPr>
      </w:pPr>
    </w:p>
    <w:p w14:paraId="714F3BAB" w14:textId="0979E974" w:rsidR="00FE6AB6" w:rsidRPr="002E1B98" w:rsidRDefault="00CB4172" w:rsidP="00986A86">
      <w:pPr>
        <w:rPr>
          <w:rFonts w:cstheme="minorHAnsi"/>
          <w:b/>
          <w:bCs/>
        </w:rPr>
      </w:pPr>
      <w:r w:rsidRPr="007A6027">
        <w:rPr>
          <w:rFonts w:cstheme="minorHAnsi"/>
          <w:noProof/>
        </w:rPr>
        <w:drawing>
          <wp:anchor distT="0" distB="0" distL="114300" distR="114300" simplePos="0" relativeHeight="251687936" behindDoc="0" locked="0" layoutInCell="1" allowOverlap="1" wp14:anchorId="5DD85BD3" wp14:editId="381D6C58">
            <wp:simplePos x="0" y="0"/>
            <wp:positionH relativeFrom="margin">
              <wp:posOffset>1605087</wp:posOffset>
            </wp:positionH>
            <wp:positionV relativeFrom="margin">
              <wp:posOffset>3435019</wp:posOffset>
            </wp:positionV>
            <wp:extent cx="1179195" cy="5117465"/>
            <wp:effectExtent l="0" t="0" r="1905" b="6985"/>
            <wp:wrapSquare wrapText="bothSides"/>
            <wp:docPr id="10308966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6AB6" w:rsidRPr="002E1B98">
        <w:rPr>
          <w:rFonts w:cstheme="minorHAnsi"/>
          <w:b/>
          <w:bCs/>
        </w:rPr>
        <w:t>Mobile Screenshots</w:t>
      </w:r>
    </w:p>
    <w:p w14:paraId="0ACF53B2" w14:textId="24FDCFE6" w:rsidR="00FE6AB6" w:rsidRDefault="00DF2502" w:rsidP="00986A8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AFC555" wp14:editId="15D7D933">
            <wp:simplePos x="0" y="0"/>
            <wp:positionH relativeFrom="margin">
              <wp:posOffset>4753803</wp:posOffset>
            </wp:positionH>
            <wp:positionV relativeFrom="margin">
              <wp:posOffset>3441755</wp:posOffset>
            </wp:positionV>
            <wp:extent cx="1270635" cy="1957070"/>
            <wp:effectExtent l="0" t="0" r="5715" b="5080"/>
            <wp:wrapSquare wrapText="bothSides"/>
            <wp:docPr id="689843644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3644" name="Picture 1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172">
        <w:rPr>
          <w:noProof/>
        </w:rPr>
        <w:drawing>
          <wp:anchor distT="0" distB="0" distL="114300" distR="114300" simplePos="0" relativeHeight="251686912" behindDoc="0" locked="0" layoutInCell="1" allowOverlap="1" wp14:anchorId="48D44BEA" wp14:editId="2D538663">
            <wp:simplePos x="0" y="0"/>
            <wp:positionH relativeFrom="column">
              <wp:posOffset>3153410</wp:posOffset>
            </wp:positionH>
            <wp:positionV relativeFrom="paragraph">
              <wp:posOffset>11816</wp:posOffset>
            </wp:positionV>
            <wp:extent cx="1271016" cy="5276088"/>
            <wp:effectExtent l="0" t="0" r="5715" b="1270"/>
            <wp:wrapNone/>
            <wp:docPr id="1948489401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9401" name="Picture 8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5276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9C0">
        <w:rPr>
          <w:rFonts w:cstheme="minorHAnsi"/>
        </w:rPr>
        <w:t xml:space="preserve"> </w:t>
      </w:r>
      <w:r w:rsidR="00A069C6" w:rsidRPr="00A069C6">
        <w:rPr>
          <w:rFonts w:cstheme="minorHAnsi"/>
          <w:noProof/>
        </w:rPr>
        <w:drawing>
          <wp:inline distT="0" distB="0" distL="0" distR="0" wp14:anchorId="4528667B" wp14:editId="6F85B77F">
            <wp:extent cx="1271119" cy="5144494"/>
            <wp:effectExtent l="0" t="0" r="5715" b="0"/>
            <wp:docPr id="14053115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64" cy="515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D206" w14:textId="237A0DC7" w:rsidR="00C108B1" w:rsidRPr="00986A86" w:rsidRDefault="00C108B1" w:rsidP="00986A86">
      <w:pPr>
        <w:rPr>
          <w:rFonts w:cstheme="minorHAnsi"/>
        </w:rPr>
      </w:pPr>
    </w:p>
    <w:sectPr w:rsidR="00C108B1" w:rsidRPr="00986A86" w:rsidSect="00AE76E4">
      <w:headerReference w:type="default" r:id="rId20"/>
      <w:footerReference w:type="even" r:id="rId21"/>
      <w:footerReference w:type="default" r:id="rId22"/>
      <w:footerReference w:type="first" r:id="rId23"/>
      <w:pgSz w:w="12240" w:h="15840"/>
      <w:pgMar w:top="720" w:right="720" w:bottom="720" w:left="72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7C3EA" w14:textId="77777777" w:rsidR="00197A1E" w:rsidRDefault="00197A1E" w:rsidP="00511C97">
      <w:pPr>
        <w:spacing w:after="0" w:line="240" w:lineRule="auto"/>
      </w:pPr>
      <w:r>
        <w:separator/>
      </w:r>
    </w:p>
  </w:endnote>
  <w:endnote w:type="continuationSeparator" w:id="0">
    <w:p w14:paraId="271D9E0A" w14:textId="77777777" w:rsidR="00197A1E" w:rsidRDefault="00197A1E" w:rsidP="00511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scover Sans Medium">
    <w:altName w:val="Discover Sans Medium"/>
    <w:panose1 w:val="00000000000000000000"/>
    <w:charset w:val="00"/>
    <w:family w:val="auto"/>
    <w:pitch w:val="variable"/>
    <w:sig w:usb0="00000007" w:usb1="10010003" w:usb2="00000000" w:usb3="00000000" w:csb0="00000093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62B36" w14:textId="092CC818" w:rsidR="00E8504A" w:rsidRDefault="00E85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604E79C" wp14:editId="1CD4458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8" name="Text Box 20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66ECC4" w14:textId="4895FA96" w:rsidR="00E8504A" w:rsidRPr="00E8504A" w:rsidRDefault="00E8504A" w:rsidP="00E8504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8504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04E79C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alt="Internal" style="position:absolute;margin-left:0;margin-top:0;width:34.95pt;height:34.95pt;z-index:25166643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3566ECC4" w14:textId="4895FA96" w:rsidR="00E8504A" w:rsidRPr="00E8504A" w:rsidRDefault="00E8504A" w:rsidP="00E8504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8504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00EF8" w14:textId="390D23FE" w:rsidR="00BD2973" w:rsidRDefault="00E85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482A8DEE" wp14:editId="2E7AE41A">
              <wp:simplePos x="457200" y="942975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9" name="Text Box 2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77D542" w14:textId="7B3D23E8" w:rsidR="00E8504A" w:rsidRPr="00E8504A" w:rsidRDefault="00E8504A" w:rsidP="00E8504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8504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A8DEE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6" type="#_x0000_t202" alt="Internal" style="position:absolute;margin-left:0;margin-top:0;width:34.95pt;height:34.95pt;z-index:25166745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777D542" w14:textId="7B3D23E8" w:rsidR="00E8504A" w:rsidRPr="00E8504A" w:rsidRDefault="00E8504A" w:rsidP="00E8504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8504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297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6569ED" wp14:editId="2A9D6198">
              <wp:simplePos x="0" y="0"/>
              <wp:positionH relativeFrom="column">
                <wp:posOffset>1905000</wp:posOffset>
              </wp:positionH>
              <wp:positionV relativeFrom="paragraph">
                <wp:posOffset>27940</wp:posOffset>
              </wp:positionV>
              <wp:extent cx="3200400" cy="182880"/>
              <wp:effectExtent l="0" t="0" r="0" b="0"/>
              <wp:wrapNone/>
              <wp:docPr id="15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0400" cy="1828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ED2288" w14:textId="77777777" w:rsidR="00BD2973" w:rsidRDefault="00BD2973" w:rsidP="00FC795A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ascii="Calibri" w:eastAsia="+mn-ea" w:hAnsi="Calibri" w:cs="+mn-cs"/>
                              <w:color w:val="58595B"/>
                              <w:kern w:val="24"/>
                              <w:sz w:val="17"/>
                              <w:szCs w:val="17"/>
                            </w:rPr>
                            <w:t xml:space="preserve">Copyright © 2018, Oracle and/or its affiliates. All rights reserved.  </w:t>
                          </w:r>
                        </w:p>
                      </w:txbxContent>
                    </wps:txbx>
                    <wps:bodyPr vert="horz" wrap="none" lIns="0" tIns="0" rIns="0" bIns="0" rtlCol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6569ED" id="Text Box 22" o:spid="_x0000_s1037" type="#_x0000_t202" style="position:absolute;margin-left:150pt;margin-top:2.2pt;width:252pt;height:14.4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" filled="f" stroked="f">
              <v:textbox inset="0,0,0,0">
                <w:txbxContent>
                  <w:p w14:paraId="12ED2288" w14:textId="77777777" w:rsidR="00BD2973" w:rsidRDefault="00BD2973" w:rsidP="00FC795A">
                    <w:pPr>
                      <w:pStyle w:val="NormalWeb"/>
                      <w:spacing w:before="0" w:beforeAutospacing="0" w:after="0" w:afterAutospacing="0"/>
                      <w:jc w:val="right"/>
                    </w:pPr>
                    <w:r>
                      <w:rPr>
                        <w:rFonts w:ascii="Calibri" w:eastAsia="+mn-ea" w:hAnsi="Calibri" w:cs="+mn-cs"/>
                        <w:color w:val="58595B"/>
                        <w:kern w:val="24"/>
                        <w:sz w:val="17"/>
                        <w:szCs w:val="17"/>
                      </w:rPr>
                      <w:t xml:space="preserve">Copyright © 2018, Oracle and/or its affiliates. All rights reserved.  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DAAA" w14:textId="200E9780" w:rsidR="00E8504A" w:rsidRDefault="00E85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6AD6BEFF" wp14:editId="22D281F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6" name="Text Box 2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1F91D5" w14:textId="6D2A4DA7" w:rsidR="00E8504A" w:rsidRPr="00E8504A" w:rsidRDefault="00E8504A" w:rsidP="00E8504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8504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D6BEFF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8" type="#_x0000_t202" alt="Internal" style="position:absolute;margin-left:0;margin-top:0;width:34.95pt;height:34.95pt;z-index:25166540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031F91D5" w14:textId="6D2A4DA7" w:rsidR="00E8504A" w:rsidRPr="00E8504A" w:rsidRDefault="00E8504A" w:rsidP="00E8504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8504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9CB1" w14:textId="77777777" w:rsidR="00197A1E" w:rsidRDefault="00197A1E" w:rsidP="00511C97">
      <w:pPr>
        <w:spacing w:after="0" w:line="240" w:lineRule="auto"/>
      </w:pPr>
      <w:r>
        <w:separator/>
      </w:r>
    </w:p>
  </w:footnote>
  <w:footnote w:type="continuationSeparator" w:id="0">
    <w:p w14:paraId="13AA9CFC" w14:textId="77777777" w:rsidR="00197A1E" w:rsidRDefault="00197A1E" w:rsidP="00511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D6966" w14:textId="77777777" w:rsidR="00BD2973" w:rsidRDefault="00BD2973" w:rsidP="00511C97">
    <w:pPr>
      <w:pStyle w:val="Header"/>
      <w:tabs>
        <w:tab w:val="clear" w:pos="4680"/>
      </w:tabs>
    </w:pPr>
    <w:r>
      <w:rPr>
        <w:smallCaps/>
        <w:noProof/>
      </w:rPr>
      <w:drawing>
        <wp:anchor distT="0" distB="0" distL="114300" distR="114300" simplePos="0" relativeHeight="251664384" behindDoc="1" locked="0" layoutInCell="1" allowOverlap="1" wp14:anchorId="2858A510" wp14:editId="6BC131D9">
          <wp:simplePos x="0" y="0"/>
          <wp:positionH relativeFrom="column">
            <wp:posOffset>5286375</wp:posOffset>
          </wp:positionH>
          <wp:positionV relativeFrom="paragraph">
            <wp:posOffset>110490</wp:posOffset>
          </wp:positionV>
          <wp:extent cx="1134110" cy="201295"/>
          <wp:effectExtent l="0" t="0" r="8890" b="8255"/>
          <wp:wrapThrough wrapText="bothSides">
            <wp:wrapPolygon edited="0">
              <wp:start x="0" y="0"/>
              <wp:lineTo x="0" y="20442"/>
              <wp:lineTo x="21406" y="20442"/>
              <wp:lineTo x="21406" y="0"/>
              <wp:lineTo x="0" y="0"/>
            </wp:wrapPolygon>
          </wp:wrapThrough>
          <wp:docPr id="7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201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Calibri"/>
        <w:noProof/>
      </w:rPr>
      <w:drawing>
        <wp:anchor distT="0" distB="0" distL="114300" distR="114300" simplePos="0" relativeHeight="251662336" behindDoc="1" locked="0" layoutInCell="1" allowOverlap="1" wp14:anchorId="6DA24645" wp14:editId="056EA966">
          <wp:simplePos x="0" y="0"/>
          <wp:positionH relativeFrom="margin">
            <wp:posOffset>5314950</wp:posOffset>
          </wp:positionH>
          <wp:positionV relativeFrom="margin">
            <wp:posOffset>227330</wp:posOffset>
          </wp:positionV>
          <wp:extent cx="1078230" cy="198120"/>
          <wp:effectExtent l="0" t="0" r="7620" b="0"/>
          <wp:wrapThrough wrapText="bothSides">
            <wp:wrapPolygon edited="0">
              <wp:start x="0" y="0"/>
              <wp:lineTo x="0" y="18692"/>
              <wp:lineTo x="21371" y="18692"/>
              <wp:lineTo x="21371" y="0"/>
              <wp:lineTo x="0" y="0"/>
            </wp:wrapPolygon>
          </wp:wrapThrough>
          <wp:docPr id="4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8230" cy="1981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429"/>
    <w:multiLevelType w:val="hybridMultilevel"/>
    <w:tmpl w:val="247C2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E44CD"/>
    <w:multiLevelType w:val="hybridMultilevel"/>
    <w:tmpl w:val="1FE640C4"/>
    <w:lvl w:ilvl="0" w:tplc="8264BE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A5CCCB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22352"/>
    <w:multiLevelType w:val="hybridMultilevel"/>
    <w:tmpl w:val="1BD4E224"/>
    <w:lvl w:ilvl="0" w:tplc="CBBEF2BA">
      <w:start w:val="1"/>
      <w:numFmt w:val="decimal"/>
      <w:pStyle w:val="ETNumberedTableItems"/>
      <w:lvlText w:val="%1."/>
      <w:lvlJc w:val="left"/>
      <w:pPr>
        <w:ind w:left="360" w:firstLine="0"/>
      </w:pPr>
      <w:rPr>
        <w:rFonts w:ascii="Arial" w:hAnsi="Arial" w:hint="default"/>
        <w:b w:val="0"/>
        <w:bCs w:val="0"/>
        <w:i w:val="0"/>
        <w:iCs w:val="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285" w:hanging="360"/>
      </w:pPr>
    </w:lvl>
    <w:lvl w:ilvl="2" w:tplc="0409001B" w:tentative="1">
      <w:start w:val="1"/>
      <w:numFmt w:val="lowerRoman"/>
      <w:lvlText w:val="%3."/>
      <w:lvlJc w:val="right"/>
      <w:pPr>
        <w:ind w:left="2005" w:hanging="180"/>
      </w:pPr>
    </w:lvl>
    <w:lvl w:ilvl="3" w:tplc="0409000F" w:tentative="1">
      <w:start w:val="1"/>
      <w:numFmt w:val="decimal"/>
      <w:lvlText w:val="%4."/>
      <w:lvlJc w:val="left"/>
      <w:pPr>
        <w:ind w:left="2725" w:hanging="360"/>
      </w:pPr>
    </w:lvl>
    <w:lvl w:ilvl="4" w:tplc="04090019" w:tentative="1">
      <w:start w:val="1"/>
      <w:numFmt w:val="lowerLetter"/>
      <w:lvlText w:val="%5."/>
      <w:lvlJc w:val="left"/>
      <w:pPr>
        <w:ind w:left="3445" w:hanging="360"/>
      </w:pPr>
    </w:lvl>
    <w:lvl w:ilvl="5" w:tplc="0409001B" w:tentative="1">
      <w:start w:val="1"/>
      <w:numFmt w:val="lowerRoman"/>
      <w:lvlText w:val="%6."/>
      <w:lvlJc w:val="right"/>
      <w:pPr>
        <w:ind w:left="4165" w:hanging="180"/>
      </w:pPr>
    </w:lvl>
    <w:lvl w:ilvl="6" w:tplc="0409000F" w:tentative="1">
      <w:start w:val="1"/>
      <w:numFmt w:val="decimal"/>
      <w:lvlText w:val="%7."/>
      <w:lvlJc w:val="left"/>
      <w:pPr>
        <w:ind w:left="4885" w:hanging="360"/>
      </w:pPr>
    </w:lvl>
    <w:lvl w:ilvl="7" w:tplc="04090019" w:tentative="1">
      <w:start w:val="1"/>
      <w:numFmt w:val="lowerLetter"/>
      <w:lvlText w:val="%8."/>
      <w:lvlJc w:val="left"/>
      <w:pPr>
        <w:ind w:left="5605" w:hanging="360"/>
      </w:pPr>
    </w:lvl>
    <w:lvl w:ilvl="8" w:tplc="0409001B" w:tentative="1">
      <w:start w:val="1"/>
      <w:numFmt w:val="lowerRoman"/>
      <w:lvlText w:val="%9."/>
      <w:lvlJc w:val="right"/>
      <w:pPr>
        <w:ind w:left="6325" w:hanging="180"/>
      </w:pPr>
    </w:lvl>
  </w:abstractNum>
  <w:abstractNum w:abstractNumId="3" w15:restartNumberingAfterBreak="0">
    <w:nsid w:val="49BB4413"/>
    <w:multiLevelType w:val="hybridMultilevel"/>
    <w:tmpl w:val="95683FE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65B4052D"/>
    <w:multiLevelType w:val="hybridMultilevel"/>
    <w:tmpl w:val="82C4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E7C3D"/>
    <w:multiLevelType w:val="hybridMultilevel"/>
    <w:tmpl w:val="F8962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860F30"/>
    <w:multiLevelType w:val="hybridMultilevel"/>
    <w:tmpl w:val="E4CE3F20"/>
    <w:lvl w:ilvl="0" w:tplc="20F23330">
      <w:start w:val="1"/>
      <w:numFmt w:val="upperRoman"/>
      <w:pStyle w:val="Heading6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43260049">
    <w:abstractNumId w:val="6"/>
  </w:num>
  <w:num w:numId="2" w16cid:durableId="1034185767">
    <w:abstractNumId w:val="2"/>
    <w:lvlOverride w:ilvl="0">
      <w:startOverride w:val="1"/>
    </w:lvlOverride>
  </w:num>
  <w:num w:numId="3" w16cid:durableId="1751393451">
    <w:abstractNumId w:val="5"/>
  </w:num>
  <w:num w:numId="4" w16cid:durableId="1874417910">
    <w:abstractNumId w:val="1"/>
  </w:num>
  <w:num w:numId="5" w16cid:durableId="900602322">
    <w:abstractNumId w:val="2"/>
  </w:num>
  <w:num w:numId="6" w16cid:durableId="1172911455">
    <w:abstractNumId w:val="3"/>
  </w:num>
  <w:num w:numId="7" w16cid:durableId="613754964">
    <w:abstractNumId w:val="4"/>
  </w:num>
  <w:num w:numId="8" w16cid:durableId="131141615">
    <w:abstractNumId w:val="0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leigh Stern">
    <w15:presenceInfo w15:providerId="AD" w15:userId="S::haleighstern@discover.com::14e17896-f6f7-4095-a27f-d02a7d1130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C97"/>
    <w:rsid w:val="00001EA1"/>
    <w:rsid w:val="0000571F"/>
    <w:rsid w:val="00005D18"/>
    <w:rsid w:val="00014DF1"/>
    <w:rsid w:val="00015D09"/>
    <w:rsid w:val="00017DDE"/>
    <w:rsid w:val="000247B4"/>
    <w:rsid w:val="00024A37"/>
    <w:rsid w:val="0002597D"/>
    <w:rsid w:val="000266C9"/>
    <w:rsid w:val="000273C0"/>
    <w:rsid w:val="000276E8"/>
    <w:rsid w:val="00030202"/>
    <w:rsid w:val="0003171E"/>
    <w:rsid w:val="00031A42"/>
    <w:rsid w:val="00033DCC"/>
    <w:rsid w:val="00035333"/>
    <w:rsid w:val="00040C38"/>
    <w:rsid w:val="00041F4F"/>
    <w:rsid w:val="000420CC"/>
    <w:rsid w:val="0004226A"/>
    <w:rsid w:val="00042F12"/>
    <w:rsid w:val="000432D3"/>
    <w:rsid w:val="0004380B"/>
    <w:rsid w:val="000454DF"/>
    <w:rsid w:val="000458B3"/>
    <w:rsid w:val="00045C5B"/>
    <w:rsid w:val="00052165"/>
    <w:rsid w:val="00052A24"/>
    <w:rsid w:val="00054AB1"/>
    <w:rsid w:val="00062070"/>
    <w:rsid w:val="00064F66"/>
    <w:rsid w:val="00076C5A"/>
    <w:rsid w:val="00082212"/>
    <w:rsid w:val="00084B6C"/>
    <w:rsid w:val="00085A38"/>
    <w:rsid w:val="0009067D"/>
    <w:rsid w:val="00095265"/>
    <w:rsid w:val="00095915"/>
    <w:rsid w:val="00096619"/>
    <w:rsid w:val="00097073"/>
    <w:rsid w:val="000A248F"/>
    <w:rsid w:val="000A4DD7"/>
    <w:rsid w:val="000A5625"/>
    <w:rsid w:val="000B1EE0"/>
    <w:rsid w:val="000B3097"/>
    <w:rsid w:val="000B5B6D"/>
    <w:rsid w:val="000B72A5"/>
    <w:rsid w:val="000B7535"/>
    <w:rsid w:val="000B7859"/>
    <w:rsid w:val="000C5BDC"/>
    <w:rsid w:val="000C6D61"/>
    <w:rsid w:val="000C7590"/>
    <w:rsid w:val="000D0CC9"/>
    <w:rsid w:val="000D0DA9"/>
    <w:rsid w:val="000D2E17"/>
    <w:rsid w:val="000D608C"/>
    <w:rsid w:val="000D6825"/>
    <w:rsid w:val="000E0C8D"/>
    <w:rsid w:val="000E2C13"/>
    <w:rsid w:val="000E4EBD"/>
    <w:rsid w:val="000E519F"/>
    <w:rsid w:val="000E5226"/>
    <w:rsid w:val="000E792B"/>
    <w:rsid w:val="000F1B04"/>
    <w:rsid w:val="000F3779"/>
    <w:rsid w:val="000F5E2E"/>
    <w:rsid w:val="000F60BA"/>
    <w:rsid w:val="000F61BD"/>
    <w:rsid w:val="000F7C23"/>
    <w:rsid w:val="00101E8B"/>
    <w:rsid w:val="00103018"/>
    <w:rsid w:val="00104850"/>
    <w:rsid w:val="00104955"/>
    <w:rsid w:val="00110DD6"/>
    <w:rsid w:val="00113A17"/>
    <w:rsid w:val="00113BC9"/>
    <w:rsid w:val="00113C33"/>
    <w:rsid w:val="0012083A"/>
    <w:rsid w:val="00120F4C"/>
    <w:rsid w:val="00122320"/>
    <w:rsid w:val="0012265F"/>
    <w:rsid w:val="00126167"/>
    <w:rsid w:val="0013225E"/>
    <w:rsid w:val="00133216"/>
    <w:rsid w:val="0013366B"/>
    <w:rsid w:val="00134FB6"/>
    <w:rsid w:val="001350BA"/>
    <w:rsid w:val="00135496"/>
    <w:rsid w:val="0014163E"/>
    <w:rsid w:val="001476F2"/>
    <w:rsid w:val="0015279B"/>
    <w:rsid w:val="00153478"/>
    <w:rsid w:val="00154969"/>
    <w:rsid w:val="00154A53"/>
    <w:rsid w:val="00156347"/>
    <w:rsid w:val="001566DB"/>
    <w:rsid w:val="0016122D"/>
    <w:rsid w:val="001677C5"/>
    <w:rsid w:val="00167AAA"/>
    <w:rsid w:val="0018019D"/>
    <w:rsid w:val="00182C99"/>
    <w:rsid w:val="001837A3"/>
    <w:rsid w:val="00184BC0"/>
    <w:rsid w:val="0018592E"/>
    <w:rsid w:val="00185F96"/>
    <w:rsid w:val="00186561"/>
    <w:rsid w:val="00186B5A"/>
    <w:rsid w:val="001909F0"/>
    <w:rsid w:val="00191997"/>
    <w:rsid w:val="00194FE9"/>
    <w:rsid w:val="00195941"/>
    <w:rsid w:val="0019795E"/>
    <w:rsid w:val="00197A1E"/>
    <w:rsid w:val="001A2921"/>
    <w:rsid w:val="001A6C97"/>
    <w:rsid w:val="001A7032"/>
    <w:rsid w:val="001B3604"/>
    <w:rsid w:val="001B3EE0"/>
    <w:rsid w:val="001C0407"/>
    <w:rsid w:val="001C111A"/>
    <w:rsid w:val="001C1D66"/>
    <w:rsid w:val="001C51DD"/>
    <w:rsid w:val="001C5A19"/>
    <w:rsid w:val="001D2888"/>
    <w:rsid w:val="001D5376"/>
    <w:rsid w:val="001E109B"/>
    <w:rsid w:val="001E7803"/>
    <w:rsid w:val="001F1412"/>
    <w:rsid w:val="001F3926"/>
    <w:rsid w:val="001F71CE"/>
    <w:rsid w:val="0020128B"/>
    <w:rsid w:val="0020203A"/>
    <w:rsid w:val="00203D4F"/>
    <w:rsid w:val="002049AD"/>
    <w:rsid w:val="0020500E"/>
    <w:rsid w:val="002109F9"/>
    <w:rsid w:val="00210F77"/>
    <w:rsid w:val="00211AEA"/>
    <w:rsid w:val="00222C01"/>
    <w:rsid w:val="00222CA2"/>
    <w:rsid w:val="00224CEE"/>
    <w:rsid w:val="0023088F"/>
    <w:rsid w:val="0023553E"/>
    <w:rsid w:val="0024035D"/>
    <w:rsid w:val="00242439"/>
    <w:rsid w:val="002519C2"/>
    <w:rsid w:val="00251AF0"/>
    <w:rsid w:val="0025319D"/>
    <w:rsid w:val="00256CF8"/>
    <w:rsid w:val="00256E1E"/>
    <w:rsid w:val="00261E2D"/>
    <w:rsid w:val="0026287B"/>
    <w:rsid w:val="00263182"/>
    <w:rsid w:val="002648A5"/>
    <w:rsid w:val="002672A0"/>
    <w:rsid w:val="00270CE4"/>
    <w:rsid w:val="00272173"/>
    <w:rsid w:val="00273E07"/>
    <w:rsid w:val="00274769"/>
    <w:rsid w:val="00274C15"/>
    <w:rsid w:val="00276953"/>
    <w:rsid w:val="0027790D"/>
    <w:rsid w:val="00280780"/>
    <w:rsid w:val="00281069"/>
    <w:rsid w:val="002824DA"/>
    <w:rsid w:val="002835EC"/>
    <w:rsid w:val="002905D9"/>
    <w:rsid w:val="00293172"/>
    <w:rsid w:val="002938D0"/>
    <w:rsid w:val="00297372"/>
    <w:rsid w:val="002A0727"/>
    <w:rsid w:val="002A08C0"/>
    <w:rsid w:val="002A0995"/>
    <w:rsid w:val="002A3286"/>
    <w:rsid w:val="002A3784"/>
    <w:rsid w:val="002A3C41"/>
    <w:rsid w:val="002A3EF2"/>
    <w:rsid w:val="002A6908"/>
    <w:rsid w:val="002B03BD"/>
    <w:rsid w:val="002C0F10"/>
    <w:rsid w:val="002C5406"/>
    <w:rsid w:val="002C670A"/>
    <w:rsid w:val="002C76BB"/>
    <w:rsid w:val="002C78ED"/>
    <w:rsid w:val="002D1B28"/>
    <w:rsid w:val="002D27A3"/>
    <w:rsid w:val="002D2EF8"/>
    <w:rsid w:val="002D4907"/>
    <w:rsid w:val="002E0D15"/>
    <w:rsid w:val="002E1B98"/>
    <w:rsid w:val="002E457A"/>
    <w:rsid w:val="002E5310"/>
    <w:rsid w:val="002E5347"/>
    <w:rsid w:val="002F0311"/>
    <w:rsid w:val="002F0D56"/>
    <w:rsid w:val="002F1AFB"/>
    <w:rsid w:val="002F2265"/>
    <w:rsid w:val="002F32C7"/>
    <w:rsid w:val="00315111"/>
    <w:rsid w:val="00316E57"/>
    <w:rsid w:val="00321529"/>
    <w:rsid w:val="00325A6F"/>
    <w:rsid w:val="00325FBE"/>
    <w:rsid w:val="00327471"/>
    <w:rsid w:val="00330B13"/>
    <w:rsid w:val="003315CD"/>
    <w:rsid w:val="00341B35"/>
    <w:rsid w:val="00343D8B"/>
    <w:rsid w:val="00344A4C"/>
    <w:rsid w:val="00355D9A"/>
    <w:rsid w:val="003571A8"/>
    <w:rsid w:val="003579F7"/>
    <w:rsid w:val="00362B5A"/>
    <w:rsid w:val="003718E6"/>
    <w:rsid w:val="00372CA2"/>
    <w:rsid w:val="003736B9"/>
    <w:rsid w:val="00373AE5"/>
    <w:rsid w:val="00376E47"/>
    <w:rsid w:val="00377254"/>
    <w:rsid w:val="00380C40"/>
    <w:rsid w:val="00380CC3"/>
    <w:rsid w:val="00386772"/>
    <w:rsid w:val="003952B6"/>
    <w:rsid w:val="003A74C7"/>
    <w:rsid w:val="003B0176"/>
    <w:rsid w:val="003B2606"/>
    <w:rsid w:val="003B2EAB"/>
    <w:rsid w:val="003B31EA"/>
    <w:rsid w:val="003B341E"/>
    <w:rsid w:val="003C0A38"/>
    <w:rsid w:val="003C0C24"/>
    <w:rsid w:val="003C1E0C"/>
    <w:rsid w:val="003C474B"/>
    <w:rsid w:val="003D20B6"/>
    <w:rsid w:val="003D34A4"/>
    <w:rsid w:val="003D365E"/>
    <w:rsid w:val="003D68D7"/>
    <w:rsid w:val="003D70CB"/>
    <w:rsid w:val="003D734F"/>
    <w:rsid w:val="003D7A4F"/>
    <w:rsid w:val="003E0778"/>
    <w:rsid w:val="003E1A57"/>
    <w:rsid w:val="003E5904"/>
    <w:rsid w:val="003E5BDF"/>
    <w:rsid w:val="003E5DA2"/>
    <w:rsid w:val="003E73EE"/>
    <w:rsid w:val="003F036F"/>
    <w:rsid w:val="003F063A"/>
    <w:rsid w:val="003F0BCE"/>
    <w:rsid w:val="003F2C32"/>
    <w:rsid w:val="003F5E41"/>
    <w:rsid w:val="00400170"/>
    <w:rsid w:val="004046AD"/>
    <w:rsid w:val="00404E74"/>
    <w:rsid w:val="004135E4"/>
    <w:rsid w:val="00413FCC"/>
    <w:rsid w:val="00414034"/>
    <w:rsid w:val="00414858"/>
    <w:rsid w:val="00415549"/>
    <w:rsid w:val="00417C31"/>
    <w:rsid w:val="00420521"/>
    <w:rsid w:val="00420E99"/>
    <w:rsid w:val="004224CE"/>
    <w:rsid w:val="00422C37"/>
    <w:rsid w:val="00425415"/>
    <w:rsid w:val="004262BD"/>
    <w:rsid w:val="004301FC"/>
    <w:rsid w:val="00433A9A"/>
    <w:rsid w:val="00433F3E"/>
    <w:rsid w:val="00437260"/>
    <w:rsid w:val="0044289F"/>
    <w:rsid w:val="004434AD"/>
    <w:rsid w:val="00443644"/>
    <w:rsid w:val="00444EA2"/>
    <w:rsid w:val="00445188"/>
    <w:rsid w:val="004454A3"/>
    <w:rsid w:val="00445C33"/>
    <w:rsid w:val="00446CFA"/>
    <w:rsid w:val="004476AD"/>
    <w:rsid w:val="00453AED"/>
    <w:rsid w:val="0045422A"/>
    <w:rsid w:val="00454BEF"/>
    <w:rsid w:val="00456C71"/>
    <w:rsid w:val="0046618D"/>
    <w:rsid w:val="004679EC"/>
    <w:rsid w:val="00467C6C"/>
    <w:rsid w:val="00470B71"/>
    <w:rsid w:val="00470EE9"/>
    <w:rsid w:val="00471C08"/>
    <w:rsid w:val="00475440"/>
    <w:rsid w:val="00480342"/>
    <w:rsid w:val="00482177"/>
    <w:rsid w:val="00485425"/>
    <w:rsid w:val="00487436"/>
    <w:rsid w:val="00491166"/>
    <w:rsid w:val="00491E49"/>
    <w:rsid w:val="00492349"/>
    <w:rsid w:val="0049290E"/>
    <w:rsid w:val="00492A6C"/>
    <w:rsid w:val="00493017"/>
    <w:rsid w:val="004A2723"/>
    <w:rsid w:val="004A2D04"/>
    <w:rsid w:val="004A34A2"/>
    <w:rsid w:val="004A5FDD"/>
    <w:rsid w:val="004A7757"/>
    <w:rsid w:val="004A7FA6"/>
    <w:rsid w:val="004B0F5D"/>
    <w:rsid w:val="004B17D3"/>
    <w:rsid w:val="004B3847"/>
    <w:rsid w:val="004B4DC5"/>
    <w:rsid w:val="004C5019"/>
    <w:rsid w:val="004C6412"/>
    <w:rsid w:val="004C6B56"/>
    <w:rsid w:val="004C7673"/>
    <w:rsid w:val="004D03B7"/>
    <w:rsid w:val="004D175C"/>
    <w:rsid w:val="004D19DE"/>
    <w:rsid w:val="004D729C"/>
    <w:rsid w:val="004E3063"/>
    <w:rsid w:val="004E6390"/>
    <w:rsid w:val="004F051C"/>
    <w:rsid w:val="004F055F"/>
    <w:rsid w:val="004F1605"/>
    <w:rsid w:val="004F184A"/>
    <w:rsid w:val="004F2F6E"/>
    <w:rsid w:val="00502AD5"/>
    <w:rsid w:val="00503367"/>
    <w:rsid w:val="0050363D"/>
    <w:rsid w:val="0050576B"/>
    <w:rsid w:val="00510084"/>
    <w:rsid w:val="00510796"/>
    <w:rsid w:val="005108C4"/>
    <w:rsid w:val="00511C97"/>
    <w:rsid w:val="00512B5D"/>
    <w:rsid w:val="00514160"/>
    <w:rsid w:val="005202D0"/>
    <w:rsid w:val="00520F7B"/>
    <w:rsid w:val="00523752"/>
    <w:rsid w:val="0053069D"/>
    <w:rsid w:val="00537143"/>
    <w:rsid w:val="005454DC"/>
    <w:rsid w:val="00545F08"/>
    <w:rsid w:val="00553D70"/>
    <w:rsid w:val="00553EE5"/>
    <w:rsid w:val="0055459D"/>
    <w:rsid w:val="00560AED"/>
    <w:rsid w:val="00563164"/>
    <w:rsid w:val="00563BCE"/>
    <w:rsid w:val="00564DBA"/>
    <w:rsid w:val="005655CB"/>
    <w:rsid w:val="00566083"/>
    <w:rsid w:val="00570CB1"/>
    <w:rsid w:val="0057399F"/>
    <w:rsid w:val="005803F1"/>
    <w:rsid w:val="00581543"/>
    <w:rsid w:val="00584542"/>
    <w:rsid w:val="00585C37"/>
    <w:rsid w:val="00586D4A"/>
    <w:rsid w:val="00586EE8"/>
    <w:rsid w:val="0059034A"/>
    <w:rsid w:val="00590941"/>
    <w:rsid w:val="005920B9"/>
    <w:rsid w:val="00592B39"/>
    <w:rsid w:val="00593234"/>
    <w:rsid w:val="00594634"/>
    <w:rsid w:val="00594CCE"/>
    <w:rsid w:val="00594CE0"/>
    <w:rsid w:val="00594FD8"/>
    <w:rsid w:val="0059552E"/>
    <w:rsid w:val="00596964"/>
    <w:rsid w:val="0059723B"/>
    <w:rsid w:val="0059766C"/>
    <w:rsid w:val="005A0649"/>
    <w:rsid w:val="005A36B6"/>
    <w:rsid w:val="005A5973"/>
    <w:rsid w:val="005A6028"/>
    <w:rsid w:val="005A7971"/>
    <w:rsid w:val="005B1E5E"/>
    <w:rsid w:val="005B3D2A"/>
    <w:rsid w:val="005B457A"/>
    <w:rsid w:val="005B5544"/>
    <w:rsid w:val="005B5D86"/>
    <w:rsid w:val="005C13D3"/>
    <w:rsid w:val="005C26DC"/>
    <w:rsid w:val="005C26DF"/>
    <w:rsid w:val="005C49E9"/>
    <w:rsid w:val="005C58EF"/>
    <w:rsid w:val="005C6533"/>
    <w:rsid w:val="005D0F08"/>
    <w:rsid w:val="005D2C0B"/>
    <w:rsid w:val="005D3FFA"/>
    <w:rsid w:val="005D6510"/>
    <w:rsid w:val="005D6528"/>
    <w:rsid w:val="005D6F02"/>
    <w:rsid w:val="005E314C"/>
    <w:rsid w:val="005E3EC7"/>
    <w:rsid w:val="005E5699"/>
    <w:rsid w:val="005F137D"/>
    <w:rsid w:val="005F13B1"/>
    <w:rsid w:val="005F412F"/>
    <w:rsid w:val="005F7769"/>
    <w:rsid w:val="006009E9"/>
    <w:rsid w:val="00600E77"/>
    <w:rsid w:val="00602A7C"/>
    <w:rsid w:val="00603747"/>
    <w:rsid w:val="00603839"/>
    <w:rsid w:val="0060551C"/>
    <w:rsid w:val="00610022"/>
    <w:rsid w:val="006133DF"/>
    <w:rsid w:val="00613990"/>
    <w:rsid w:val="00615DD6"/>
    <w:rsid w:val="00616503"/>
    <w:rsid w:val="00623A2F"/>
    <w:rsid w:val="006240C3"/>
    <w:rsid w:val="00625C6A"/>
    <w:rsid w:val="00627845"/>
    <w:rsid w:val="0063011D"/>
    <w:rsid w:val="006303D9"/>
    <w:rsid w:val="00630D43"/>
    <w:rsid w:val="00631121"/>
    <w:rsid w:val="00631EEC"/>
    <w:rsid w:val="006340B5"/>
    <w:rsid w:val="00634A01"/>
    <w:rsid w:val="00635489"/>
    <w:rsid w:val="00636347"/>
    <w:rsid w:val="00641AEF"/>
    <w:rsid w:val="0064229C"/>
    <w:rsid w:val="00643EDA"/>
    <w:rsid w:val="006445B5"/>
    <w:rsid w:val="00645142"/>
    <w:rsid w:val="00646249"/>
    <w:rsid w:val="00650103"/>
    <w:rsid w:val="00650B19"/>
    <w:rsid w:val="006516B1"/>
    <w:rsid w:val="006542D0"/>
    <w:rsid w:val="0065455D"/>
    <w:rsid w:val="0065519E"/>
    <w:rsid w:val="0065666F"/>
    <w:rsid w:val="00662076"/>
    <w:rsid w:val="006632E4"/>
    <w:rsid w:val="00664099"/>
    <w:rsid w:val="00665D23"/>
    <w:rsid w:val="006670BC"/>
    <w:rsid w:val="00670BE4"/>
    <w:rsid w:val="00673F1B"/>
    <w:rsid w:val="00675A37"/>
    <w:rsid w:val="00675CE3"/>
    <w:rsid w:val="00693642"/>
    <w:rsid w:val="00695A08"/>
    <w:rsid w:val="006962DA"/>
    <w:rsid w:val="006A1325"/>
    <w:rsid w:val="006A2617"/>
    <w:rsid w:val="006A3CC0"/>
    <w:rsid w:val="006B03B7"/>
    <w:rsid w:val="006B4D1A"/>
    <w:rsid w:val="006B4D9D"/>
    <w:rsid w:val="006B6BB3"/>
    <w:rsid w:val="006B6C25"/>
    <w:rsid w:val="006C0C23"/>
    <w:rsid w:val="006C218E"/>
    <w:rsid w:val="006C3A54"/>
    <w:rsid w:val="006C550D"/>
    <w:rsid w:val="006D02CC"/>
    <w:rsid w:val="006D0F69"/>
    <w:rsid w:val="006D3D92"/>
    <w:rsid w:val="006D3E76"/>
    <w:rsid w:val="006D4FCC"/>
    <w:rsid w:val="006D6FD0"/>
    <w:rsid w:val="006E0856"/>
    <w:rsid w:val="006E161D"/>
    <w:rsid w:val="006E2832"/>
    <w:rsid w:val="006E62FD"/>
    <w:rsid w:val="006E6E08"/>
    <w:rsid w:val="006F2FCC"/>
    <w:rsid w:val="006F39A3"/>
    <w:rsid w:val="006F6319"/>
    <w:rsid w:val="006F64EE"/>
    <w:rsid w:val="006F751C"/>
    <w:rsid w:val="007036D4"/>
    <w:rsid w:val="0070527D"/>
    <w:rsid w:val="00706CF9"/>
    <w:rsid w:val="007079C0"/>
    <w:rsid w:val="0071017D"/>
    <w:rsid w:val="00710416"/>
    <w:rsid w:val="00712C5B"/>
    <w:rsid w:val="00713CBA"/>
    <w:rsid w:val="0071537F"/>
    <w:rsid w:val="00721C90"/>
    <w:rsid w:val="007231E3"/>
    <w:rsid w:val="00724D58"/>
    <w:rsid w:val="007253D7"/>
    <w:rsid w:val="00725BE5"/>
    <w:rsid w:val="00725C3E"/>
    <w:rsid w:val="00726A38"/>
    <w:rsid w:val="00726D02"/>
    <w:rsid w:val="00727D52"/>
    <w:rsid w:val="007348C8"/>
    <w:rsid w:val="00740D34"/>
    <w:rsid w:val="00741EB8"/>
    <w:rsid w:val="00742D61"/>
    <w:rsid w:val="007433BC"/>
    <w:rsid w:val="007476AD"/>
    <w:rsid w:val="007534AD"/>
    <w:rsid w:val="007544DD"/>
    <w:rsid w:val="00755BB2"/>
    <w:rsid w:val="007617F6"/>
    <w:rsid w:val="0076189D"/>
    <w:rsid w:val="00762773"/>
    <w:rsid w:val="00762877"/>
    <w:rsid w:val="00762AA0"/>
    <w:rsid w:val="007654E0"/>
    <w:rsid w:val="00770C46"/>
    <w:rsid w:val="00770F12"/>
    <w:rsid w:val="00771AA8"/>
    <w:rsid w:val="0077238D"/>
    <w:rsid w:val="00772920"/>
    <w:rsid w:val="00775786"/>
    <w:rsid w:val="007761CE"/>
    <w:rsid w:val="007817F5"/>
    <w:rsid w:val="00781FE2"/>
    <w:rsid w:val="00782284"/>
    <w:rsid w:val="00783EA4"/>
    <w:rsid w:val="00784B9A"/>
    <w:rsid w:val="00784CCE"/>
    <w:rsid w:val="00785694"/>
    <w:rsid w:val="007856AB"/>
    <w:rsid w:val="007860E6"/>
    <w:rsid w:val="0078613F"/>
    <w:rsid w:val="0078750B"/>
    <w:rsid w:val="007927D9"/>
    <w:rsid w:val="00792BB5"/>
    <w:rsid w:val="007930AC"/>
    <w:rsid w:val="007939FC"/>
    <w:rsid w:val="00794FD6"/>
    <w:rsid w:val="00796F7E"/>
    <w:rsid w:val="007A021E"/>
    <w:rsid w:val="007A130E"/>
    <w:rsid w:val="007A380B"/>
    <w:rsid w:val="007A3883"/>
    <w:rsid w:val="007A4C4D"/>
    <w:rsid w:val="007A5CF9"/>
    <w:rsid w:val="007A6027"/>
    <w:rsid w:val="007B0228"/>
    <w:rsid w:val="007B2448"/>
    <w:rsid w:val="007B273D"/>
    <w:rsid w:val="007B2D84"/>
    <w:rsid w:val="007B332D"/>
    <w:rsid w:val="007B4D1B"/>
    <w:rsid w:val="007B53C3"/>
    <w:rsid w:val="007B740B"/>
    <w:rsid w:val="007B779F"/>
    <w:rsid w:val="007C4CE9"/>
    <w:rsid w:val="007C5EE9"/>
    <w:rsid w:val="007C7553"/>
    <w:rsid w:val="007D1173"/>
    <w:rsid w:val="007D150B"/>
    <w:rsid w:val="007D19AA"/>
    <w:rsid w:val="007D1CF1"/>
    <w:rsid w:val="007D1CFF"/>
    <w:rsid w:val="007D228B"/>
    <w:rsid w:val="007D4576"/>
    <w:rsid w:val="007D667F"/>
    <w:rsid w:val="007D76CB"/>
    <w:rsid w:val="007D7C47"/>
    <w:rsid w:val="007D7D03"/>
    <w:rsid w:val="007E7D07"/>
    <w:rsid w:val="007F3FD3"/>
    <w:rsid w:val="007F677F"/>
    <w:rsid w:val="007F797A"/>
    <w:rsid w:val="008026FA"/>
    <w:rsid w:val="00803740"/>
    <w:rsid w:val="0080441C"/>
    <w:rsid w:val="00815347"/>
    <w:rsid w:val="00816F95"/>
    <w:rsid w:val="00822DFD"/>
    <w:rsid w:val="0082443C"/>
    <w:rsid w:val="00824AF2"/>
    <w:rsid w:val="00825EA8"/>
    <w:rsid w:val="00834255"/>
    <w:rsid w:val="00834BFE"/>
    <w:rsid w:val="00836361"/>
    <w:rsid w:val="00840DD7"/>
    <w:rsid w:val="00840F54"/>
    <w:rsid w:val="0084267A"/>
    <w:rsid w:val="00842D2B"/>
    <w:rsid w:val="00844F57"/>
    <w:rsid w:val="00847D48"/>
    <w:rsid w:val="008553AD"/>
    <w:rsid w:val="008564B1"/>
    <w:rsid w:val="008630B8"/>
    <w:rsid w:val="00866D86"/>
    <w:rsid w:val="0087069C"/>
    <w:rsid w:val="00870788"/>
    <w:rsid w:val="008708EB"/>
    <w:rsid w:val="00870CD7"/>
    <w:rsid w:val="00871AC0"/>
    <w:rsid w:val="008731D0"/>
    <w:rsid w:val="00873DBE"/>
    <w:rsid w:val="00875F7B"/>
    <w:rsid w:val="00876418"/>
    <w:rsid w:val="008766C7"/>
    <w:rsid w:val="00880D4C"/>
    <w:rsid w:val="00881ABE"/>
    <w:rsid w:val="00883D48"/>
    <w:rsid w:val="00890E4C"/>
    <w:rsid w:val="008940AD"/>
    <w:rsid w:val="00896903"/>
    <w:rsid w:val="00897B21"/>
    <w:rsid w:val="008A6242"/>
    <w:rsid w:val="008B0363"/>
    <w:rsid w:val="008B4CEB"/>
    <w:rsid w:val="008B74BD"/>
    <w:rsid w:val="008B7E0F"/>
    <w:rsid w:val="008B7EEC"/>
    <w:rsid w:val="008C08C2"/>
    <w:rsid w:val="008C1092"/>
    <w:rsid w:val="008C2E75"/>
    <w:rsid w:val="008C326B"/>
    <w:rsid w:val="008C786C"/>
    <w:rsid w:val="008D0E7D"/>
    <w:rsid w:val="008D257B"/>
    <w:rsid w:val="008D45B0"/>
    <w:rsid w:val="008D4635"/>
    <w:rsid w:val="008D7304"/>
    <w:rsid w:val="008D789F"/>
    <w:rsid w:val="008E2C16"/>
    <w:rsid w:val="008E66AB"/>
    <w:rsid w:val="008E7560"/>
    <w:rsid w:val="008F0B66"/>
    <w:rsid w:val="008F228F"/>
    <w:rsid w:val="008F2893"/>
    <w:rsid w:val="008F2F8C"/>
    <w:rsid w:val="008F4492"/>
    <w:rsid w:val="008F538F"/>
    <w:rsid w:val="008F6B70"/>
    <w:rsid w:val="009028F5"/>
    <w:rsid w:val="00905197"/>
    <w:rsid w:val="00906A51"/>
    <w:rsid w:val="009077AF"/>
    <w:rsid w:val="00912CFB"/>
    <w:rsid w:val="009133E5"/>
    <w:rsid w:val="0091379C"/>
    <w:rsid w:val="0091591B"/>
    <w:rsid w:val="00922ECC"/>
    <w:rsid w:val="00927897"/>
    <w:rsid w:val="00927E40"/>
    <w:rsid w:val="009320D6"/>
    <w:rsid w:val="009339B6"/>
    <w:rsid w:val="00936B6E"/>
    <w:rsid w:val="00936F2B"/>
    <w:rsid w:val="0094196F"/>
    <w:rsid w:val="00946D57"/>
    <w:rsid w:val="00951ACA"/>
    <w:rsid w:val="0096045A"/>
    <w:rsid w:val="009640B1"/>
    <w:rsid w:val="009706CC"/>
    <w:rsid w:val="009709C0"/>
    <w:rsid w:val="00970ABD"/>
    <w:rsid w:val="00971D43"/>
    <w:rsid w:val="0098196B"/>
    <w:rsid w:val="00981FED"/>
    <w:rsid w:val="00986401"/>
    <w:rsid w:val="0098650D"/>
    <w:rsid w:val="009865CD"/>
    <w:rsid w:val="00986A86"/>
    <w:rsid w:val="00987B42"/>
    <w:rsid w:val="00987B6D"/>
    <w:rsid w:val="00987FB5"/>
    <w:rsid w:val="00990546"/>
    <w:rsid w:val="009941E6"/>
    <w:rsid w:val="009944E3"/>
    <w:rsid w:val="009975CF"/>
    <w:rsid w:val="009A0BEC"/>
    <w:rsid w:val="009A2588"/>
    <w:rsid w:val="009A2A46"/>
    <w:rsid w:val="009A503A"/>
    <w:rsid w:val="009B0777"/>
    <w:rsid w:val="009B0ED7"/>
    <w:rsid w:val="009B3531"/>
    <w:rsid w:val="009B405B"/>
    <w:rsid w:val="009B4E43"/>
    <w:rsid w:val="009B7CB2"/>
    <w:rsid w:val="009C148D"/>
    <w:rsid w:val="009C3936"/>
    <w:rsid w:val="009C408F"/>
    <w:rsid w:val="009C48DD"/>
    <w:rsid w:val="009C4907"/>
    <w:rsid w:val="009C7450"/>
    <w:rsid w:val="009C7BA3"/>
    <w:rsid w:val="009D0265"/>
    <w:rsid w:val="009D2023"/>
    <w:rsid w:val="009E2B6D"/>
    <w:rsid w:val="009E31A3"/>
    <w:rsid w:val="009E6A15"/>
    <w:rsid w:val="009F1401"/>
    <w:rsid w:val="009F1AC9"/>
    <w:rsid w:val="009F2218"/>
    <w:rsid w:val="009F3A62"/>
    <w:rsid w:val="009F6413"/>
    <w:rsid w:val="00A00FEB"/>
    <w:rsid w:val="00A03995"/>
    <w:rsid w:val="00A050DC"/>
    <w:rsid w:val="00A069C6"/>
    <w:rsid w:val="00A10303"/>
    <w:rsid w:val="00A122C2"/>
    <w:rsid w:val="00A1292A"/>
    <w:rsid w:val="00A20862"/>
    <w:rsid w:val="00A20DA7"/>
    <w:rsid w:val="00A21294"/>
    <w:rsid w:val="00A231E9"/>
    <w:rsid w:val="00A239B5"/>
    <w:rsid w:val="00A24871"/>
    <w:rsid w:val="00A24D99"/>
    <w:rsid w:val="00A25042"/>
    <w:rsid w:val="00A27308"/>
    <w:rsid w:val="00A30176"/>
    <w:rsid w:val="00A312A6"/>
    <w:rsid w:val="00A3306B"/>
    <w:rsid w:val="00A35233"/>
    <w:rsid w:val="00A35998"/>
    <w:rsid w:val="00A35B09"/>
    <w:rsid w:val="00A378C7"/>
    <w:rsid w:val="00A404D6"/>
    <w:rsid w:val="00A41EF3"/>
    <w:rsid w:val="00A42D6F"/>
    <w:rsid w:val="00A4381D"/>
    <w:rsid w:val="00A4416C"/>
    <w:rsid w:val="00A464F1"/>
    <w:rsid w:val="00A46FC4"/>
    <w:rsid w:val="00A47074"/>
    <w:rsid w:val="00A47733"/>
    <w:rsid w:val="00A52794"/>
    <w:rsid w:val="00A528B4"/>
    <w:rsid w:val="00A52E6A"/>
    <w:rsid w:val="00A53869"/>
    <w:rsid w:val="00A55367"/>
    <w:rsid w:val="00A56B28"/>
    <w:rsid w:val="00A56F07"/>
    <w:rsid w:val="00A570F7"/>
    <w:rsid w:val="00A60351"/>
    <w:rsid w:val="00A645EB"/>
    <w:rsid w:val="00A6657C"/>
    <w:rsid w:val="00A67534"/>
    <w:rsid w:val="00A71C0A"/>
    <w:rsid w:val="00A721E0"/>
    <w:rsid w:val="00A7528D"/>
    <w:rsid w:val="00A808C5"/>
    <w:rsid w:val="00A81F0E"/>
    <w:rsid w:val="00A821E8"/>
    <w:rsid w:val="00A84840"/>
    <w:rsid w:val="00A84997"/>
    <w:rsid w:val="00A865EF"/>
    <w:rsid w:val="00A866E5"/>
    <w:rsid w:val="00A901CA"/>
    <w:rsid w:val="00A91054"/>
    <w:rsid w:val="00A97E3A"/>
    <w:rsid w:val="00AA0C33"/>
    <w:rsid w:val="00AA0FEA"/>
    <w:rsid w:val="00AA295A"/>
    <w:rsid w:val="00AA4909"/>
    <w:rsid w:val="00AB2BF7"/>
    <w:rsid w:val="00AB3719"/>
    <w:rsid w:val="00AB6D02"/>
    <w:rsid w:val="00AB70F0"/>
    <w:rsid w:val="00AC01B0"/>
    <w:rsid w:val="00AC23D6"/>
    <w:rsid w:val="00AC3FCB"/>
    <w:rsid w:val="00AC6446"/>
    <w:rsid w:val="00AC6CA9"/>
    <w:rsid w:val="00AC731D"/>
    <w:rsid w:val="00AD04B9"/>
    <w:rsid w:val="00AD09CC"/>
    <w:rsid w:val="00AD361F"/>
    <w:rsid w:val="00AD5C0B"/>
    <w:rsid w:val="00AE0629"/>
    <w:rsid w:val="00AE4268"/>
    <w:rsid w:val="00AE66F4"/>
    <w:rsid w:val="00AE76E4"/>
    <w:rsid w:val="00AF18ED"/>
    <w:rsid w:val="00AF3E24"/>
    <w:rsid w:val="00AF508B"/>
    <w:rsid w:val="00B07BB6"/>
    <w:rsid w:val="00B101A9"/>
    <w:rsid w:val="00B12583"/>
    <w:rsid w:val="00B13061"/>
    <w:rsid w:val="00B13DDA"/>
    <w:rsid w:val="00B14683"/>
    <w:rsid w:val="00B16FB2"/>
    <w:rsid w:val="00B21B07"/>
    <w:rsid w:val="00B21E87"/>
    <w:rsid w:val="00B24D3D"/>
    <w:rsid w:val="00B25ECD"/>
    <w:rsid w:val="00B2727A"/>
    <w:rsid w:val="00B31063"/>
    <w:rsid w:val="00B322AC"/>
    <w:rsid w:val="00B347D5"/>
    <w:rsid w:val="00B372F5"/>
    <w:rsid w:val="00B40199"/>
    <w:rsid w:val="00B407FB"/>
    <w:rsid w:val="00B45187"/>
    <w:rsid w:val="00B47E85"/>
    <w:rsid w:val="00B5134D"/>
    <w:rsid w:val="00B55198"/>
    <w:rsid w:val="00B62E23"/>
    <w:rsid w:val="00B64180"/>
    <w:rsid w:val="00B64BFC"/>
    <w:rsid w:val="00B65918"/>
    <w:rsid w:val="00B660EE"/>
    <w:rsid w:val="00B6641A"/>
    <w:rsid w:val="00B668AD"/>
    <w:rsid w:val="00B7059D"/>
    <w:rsid w:val="00B70B67"/>
    <w:rsid w:val="00B72A0C"/>
    <w:rsid w:val="00B75FB3"/>
    <w:rsid w:val="00B7752F"/>
    <w:rsid w:val="00B8043F"/>
    <w:rsid w:val="00B8089C"/>
    <w:rsid w:val="00B86798"/>
    <w:rsid w:val="00B8756E"/>
    <w:rsid w:val="00B90672"/>
    <w:rsid w:val="00B908D2"/>
    <w:rsid w:val="00B9095E"/>
    <w:rsid w:val="00B91C6A"/>
    <w:rsid w:val="00B91EEE"/>
    <w:rsid w:val="00B92A56"/>
    <w:rsid w:val="00BA0C82"/>
    <w:rsid w:val="00BA1598"/>
    <w:rsid w:val="00BB47CF"/>
    <w:rsid w:val="00BB7015"/>
    <w:rsid w:val="00BB7F12"/>
    <w:rsid w:val="00BC0797"/>
    <w:rsid w:val="00BC1BEB"/>
    <w:rsid w:val="00BC4C4C"/>
    <w:rsid w:val="00BC6967"/>
    <w:rsid w:val="00BD2730"/>
    <w:rsid w:val="00BD2973"/>
    <w:rsid w:val="00BD40FD"/>
    <w:rsid w:val="00BE1449"/>
    <w:rsid w:val="00BE2319"/>
    <w:rsid w:val="00BE3FFA"/>
    <w:rsid w:val="00BE4ACD"/>
    <w:rsid w:val="00BF482A"/>
    <w:rsid w:val="00BF68FA"/>
    <w:rsid w:val="00C00EA7"/>
    <w:rsid w:val="00C01314"/>
    <w:rsid w:val="00C01FD5"/>
    <w:rsid w:val="00C04C39"/>
    <w:rsid w:val="00C077A3"/>
    <w:rsid w:val="00C10304"/>
    <w:rsid w:val="00C108B1"/>
    <w:rsid w:val="00C12054"/>
    <w:rsid w:val="00C124AC"/>
    <w:rsid w:val="00C178CF"/>
    <w:rsid w:val="00C201D4"/>
    <w:rsid w:val="00C25F65"/>
    <w:rsid w:val="00C266D4"/>
    <w:rsid w:val="00C3314D"/>
    <w:rsid w:val="00C3343B"/>
    <w:rsid w:val="00C350D3"/>
    <w:rsid w:val="00C35AA7"/>
    <w:rsid w:val="00C40CA0"/>
    <w:rsid w:val="00C44B8A"/>
    <w:rsid w:val="00C46749"/>
    <w:rsid w:val="00C5153F"/>
    <w:rsid w:val="00C51ABA"/>
    <w:rsid w:val="00C5392C"/>
    <w:rsid w:val="00C55FA0"/>
    <w:rsid w:val="00C55FBD"/>
    <w:rsid w:val="00C57F23"/>
    <w:rsid w:val="00C60439"/>
    <w:rsid w:val="00C6077B"/>
    <w:rsid w:val="00C62A96"/>
    <w:rsid w:val="00C64237"/>
    <w:rsid w:val="00C65C41"/>
    <w:rsid w:val="00C661E6"/>
    <w:rsid w:val="00C701C0"/>
    <w:rsid w:val="00C70DA5"/>
    <w:rsid w:val="00C7220C"/>
    <w:rsid w:val="00C738B9"/>
    <w:rsid w:val="00C75C2E"/>
    <w:rsid w:val="00C76468"/>
    <w:rsid w:val="00C769DB"/>
    <w:rsid w:val="00C7775C"/>
    <w:rsid w:val="00C77D04"/>
    <w:rsid w:val="00C81BB6"/>
    <w:rsid w:val="00C849BB"/>
    <w:rsid w:val="00C8567A"/>
    <w:rsid w:val="00C85FBA"/>
    <w:rsid w:val="00C91B00"/>
    <w:rsid w:val="00C96771"/>
    <w:rsid w:val="00CA00E6"/>
    <w:rsid w:val="00CA0F5E"/>
    <w:rsid w:val="00CA3D3B"/>
    <w:rsid w:val="00CA45C4"/>
    <w:rsid w:val="00CA76A2"/>
    <w:rsid w:val="00CB2F9D"/>
    <w:rsid w:val="00CB3D9A"/>
    <w:rsid w:val="00CB4172"/>
    <w:rsid w:val="00CB629C"/>
    <w:rsid w:val="00CB79DC"/>
    <w:rsid w:val="00CC413F"/>
    <w:rsid w:val="00CD0739"/>
    <w:rsid w:val="00CD098D"/>
    <w:rsid w:val="00CD1411"/>
    <w:rsid w:val="00CD311A"/>
    <w:rsid w:val="00CD3157"/>
    <w:rsid w:val="00CD3669"/>
    <w:rsid w:val="00CD526A"/>
    <w:rsid w:val="00CD55A0"/>
    <w:rsid w:val="00CD6D93"/>
    <w:rsid w:val="00CD7BCD"/>
    <w:rsid w:val="00CE0285"/>
    <w:rsid w:val="00CE4774"/>
    <w:rsid w:val="00CE5A24"/>
    <w:rsid w:val="00CE6309"/>
    <w:rsid w:val="00CE7469"/>
    <w:rsid w:val="00CF22A1"/>
    <w:rsid w:val="00CF3CC9"/>
    <w:rsid w:val="00CF4B98"/>
    <w:rsid w:val="00CF76A8"/>
    <w:rsid w:val="00CF7DEC"/>
    <w:rsid w:val="00D02CDF"/>
    <w:rsid w:val="00D1783D"/>
    <w:rsid w:val="00D20473"/>
    <w:rsid w:val="00D22E95"/>
    <w:rsid w:val="00D252F8"/>
    <w:rsid w:val="00D25D29"/>
    <w:rsid w:val="00D262B1"/>
    <w:rsid w:val="00D30757"/>
    <w:rsid w:val="00D308D0"/>
    <w:rsid w:val="00D33438"/>
    <w:rsid w:val="00D34761"/>
    <w:rsid w:val="00D36410"/>
    <w:rsid w:val="00D37EF6"/>
    <w:rsid w:val="00D429E2"/>
    <w:rsid w:val="00D45D23"/>
    <w:rsid w:val="00D46577"/>
    <w:rsid w:val="00D50A18"/>
    <w:rsid w:val="00D52A68"/>
    <w:rsid w:val="00D53802"/>
    <w:rsid w:val="00D5400F"/>
    <w:rsid w:val="00D55C8A"/>
    <w:rsid w:val="00D66CDB"/>
    <w:rsid w:val="00D70DFD"/>
    <w:rsid w:val="00D72C46"/>
    <w:rsid w:val="00D75568"/>
    <w:rsid w:val="00D76B42"/>
    <w:rsid w:val="00D80A06"/>
    <w:rsid w:val="00D92112"/>
    <w:rsid w:val="00D95B43"/>
    <w:rsid w:val="00DA5E16"/>
    <w:rsid w:val="00DB08FB"/>
    <w:rsid w:val="00DB27C3"/>
    <w:rsid w:val="00DB374A"/>
    <w:rsid w:val="00DB40B3"/>
    <w:rsid w:val="00DB513D"/>
    <w:rsid w:val="00DB691A"/>
    <w:rsid w:val="00DC4AD0"/>
    <w:rsid w:val="00DC553B"/>
    <w:rsid w:val="00DC6270"/>
    <w:rsid w:val="00DD09B9"/>
    <w:rsid w:val="00DD2F05"/>
    <w:rsid w:val="00DD3531"/>
    <w:rsid w:val="00DD3927"/>
    <w:rsid w:val="00DD3DA4"/>
    <w:rsid w:val="00DD4D8B"/>
    <w:rsid w:val="00DE0B3A"/>
    <w:rsid w:val="00DF05F5"/>
    <w:rsid w:val="00DF1F30"/>
    <w:rsid w:val="00DF2502"/>
    <w:rsid w:val="00DF3398"/>
    <w:rsid w:val="00DF4FD3"/>
    <w:rsid w:val="00DF7272"/>
    <w:rsid w:val="00E02AF2"/>
    <w:rsid w:val="00E05240"/>
    <w:rsid w:val="00E078D4"/>
    <w:rsid w:val="00E07A25"/>
    <w:rsid w:val="00E1046C"/>
    <w:rsid w:val="00E11EFC"/>
    <w:rsid w:val="00E12E07"/>
    <w:rsid w:val="00E1724E"/>
    <w:rsid w:val="00E175EB"/>
    <w:rsid w:val="00E17F34"/>
    <w:rsid w:val="00E241EF"/>
    <w:rsid w:val="00E258F3"/>
    <w:rsid w:val="00E27CB4"/>
    <w:rsid w:val="00E318E1"/>
    <w:rsid w:val="00E33232"/>
    <w:rsid w:val="00E35756"/>
    <w:rsid w:val="00E40CAD"/>
    <w:rsid w:val="00E42EF9"/>
    <w:rsid w:val="00E43742"/>
    <w:rsid w:val="00E50F4D"/>
    <w:rsid w:val="00E513EC"/>
    <w:rsid w:val="00E51F9C"/>
    <w:rsid w:val="00E53A5F"/>
    <w:rsid w:val="00E55C9E"/>
    <w:rsid w:val="00E6366E"/>
    <w:rsid w:val="00E64428"/>
    <w:rsid w:val="00E64BC8"/>
    <w:rsid w:val="00E6648A"/>
    <w:rsid w:val="00E66BE0"/>
    <w:rsid w:val="00E67780"/>
    <w:rsid w:val="00E70A4C"/>
    <w:rsid w:val="00E70FA1"/>
    <w:rsid w:val="00E71B15"/>
    <w:rsid w:val="00E71B7D"/>
    <w:rsid w:val="00E73E12"/>
    <w:rsid w:val="00E76982"/>
    <w:rsid w:val="00E83C75"/>
    <w:rsid w:val="00E84AD9"/>
    <w:rsid w:val="00E8504A"/>
    <w:rsid w:val="00E87755"/>
    <w:rsid w:val="00E9007C"/>
    <w:rsid w:val="00E96094"/>
    <w:rsid w:val="00E96130"/>
    <w:rsid w:val="00E97413"/>
    <w:rsid w:val="00EA09D7"/>
    <w:rsid w:val="00EA2E28"/>
    <w:rsid w:val="00EA36D6"/>
    <w:rsid w:val="00EA4E2D"/>
    <w:rsid w:val="00EA655F"/>
    <w:rsid w:val="00EA77C5"/>
    <w:rsid w:val="00EB2E3F"/>
    <w:rsid w:val="00EB6AD8"/>
    <w:rsid w:val="00EB6D25"/>
    <w:rsid w:val="00EB7568"/>
    <w:rsid w:val="00EC10A5"/>
    <w:rsid w:val="00EC389E"/>
    <w:rsid w:val="00EC60BC"/>
    <w:rsid w:val="00EC7C2F"/>
    <w:rsid w:val="00ED62BE"/>
    <w:rsid w:val="00ED6BD5"/>
    <w:rsid w:val="00EE1C6E"/>
    <w:rsid w:val="00EE2A48"/>
    <w:rsid w:val="00EE3006"/>
    <w:rsid w:val="00EE41F7"/>
    <w:rsid w:val="00EE50B2"/>
    <w:rsid w:val="00EE7F29"/>
    <w:rsid w:val="00F0244D"/>
    <w:rsid w:val="00F02902"/>
    <w:rsid w:val="00F04B2D"/>
    <w:rsid w:val="00F0696F"/>
    <w:rsid w:val="00F0740B"/>
    <w:rsid w:val="00F11484"/>
    <w:rsid w:val="00F161F7"/>
    <w:rsid w:val="00F16456"/>
    <w:rsid w:val="00F16FCF"/>
    <w:rsid w:val="00F17C62"/>
    <w:rsid w:val="00F20887"/>
    <w:rsid w:val="00F215F5"/>
    <w:rsid w:val="00F21F62"/>
    <w:rsid w:val="00F22033"/>
    <w:rsid w:val="00F240F7"/>
    <w:rsid w:val="00F2474C"/>
    <w:rsid w:val="00F252E0"/>
    <w:rsid w:val="00F30DA0"/>
    <w:rsid w:val="00F353E3"/>
    <w:rsid w:val="00F3747C"/>
    <w:rsid w:val="00F378F5"/>
    <w:rsid w:val="00F412C2"/>
    <w:rsid w:val="00F419FA"/>
    <w:rsid w:val="00F42F74"/>
    <w:rsid w:val="00F47400"/>
    <w:rsid w:val="00F53BA2"/>
    <w:rsid w:val="00F546DC"/>
    <w:rsid w:val="00F56966"/>
    <w:rsid w:val="00F56ACD"/>
    <w:rsid w:val="00F575DC"/>
    <w:rsid w:val="00F62DB6"/>
    <w:rsid w:val="00F66D93"/>
    <w:rsid w:val="00F67406"/>
    <w:rsid w:val="00F7028B"/>
    <w:rsid w:val="00F7166D"/>
    <w:rsid w:val="00F72FEB"/>
    <w:rsid w:val="00F745A2"/>
    <w:rsid w:val="00F77CBF"/>
    <w:rsid w:val="00F81A7E"/>
    <w:rsid w:val="00F836E3"/>
    <w:rsid w:val="00F83FD0"/>
    <w:rsid w:val="00F84241"/>
    <w:rsid w:val="00F87209"/>
    <w:rsid w:val="00F91FAA"/>
    <w:rsid w:val="00F94372"/>
    <w:rsid w:val="00FA291D"/>
    <w:rsid w:val="00FA31C5"/>
    <w:rsid w:val="00FA703F"/>
    <w:rsid w:val="00FB2F8E"/>
    <w:rsid w:val="00FB37AB"/>
    <w:rsid w:val="00FB75A7"/>
    <w:rsid w:val="00FC0605"/>
    <w:rsid w:val="00FC0C7E"/>
    <w:rsid w:val="00FC186C"/>
    <w:rsid w:val="00FC50E2"/>
    <w:rsid w:val="00FC795A"/>
    <w:rsid w:val="00FD2568"/>
    <w:rsid w:val="00FD2903"/>
    <w:rsid w:val="00FD35F6"/>
    <w:rsid w:val="00FD520A"/>
    <w:rsid w:val="00FD66B8"/>
    <w:rsid w:val="00FD714A"/>
    <w:rsid w:val="00FD72F6"/>
    <w:rsid w:val="00FE0152"/>
    <w:rsid w:val="00FE3856"/>
    <w:rsid w:val="00FE40D8"/>
    <w:rsid w:val="00FE5111"/>
    <w:rsid w:val="00FE6051"/>
    <w:rsid w:val="00FE66F7"/>
    <w:rsid w:val="00FE6AB6"/>
    <w:rsid w:val="00FF0F52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2BF7AC"/>
  <w15:docId w15:val="{440AB02A-CAA0-44B1-9F47-42EDFFE93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286"/>
    <w:pPr>
      <w:keepNext/>
      <w:framePr w:hSpace="180" w:wrap="around" w:hAnchor="margin" w:y="495"/>
      <w:spacing w:after="0" w:line="240" w:lineRule="auto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CA2"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883"/>
    <w:pPr>
      <w:keepNext/>
      <w:framePr w:hSpace="180" w:wrap="around" w:hAnchor="margin" w:y="495"/>
      <w:spacing w:after="0" w:line="240" w:lineRule="auto"/>
      <w:outlineLvl w:val="2"/>
    </w:pPr>
    <w:rPr>
      <w:i/>
      <w:sz w:val="1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61E6"/>
    <w:pPr>
      <w:keepNext/>
      <w:spacing w:after="0"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2C0B"/>
    <w:pPr>
      <w:keepNext/>
      <w:spacing w:after="0" w:line="240" w:lineRule="auto"/>
      <w:outlineLvl w:val="4"/>
    </w:pPr>
    <w:rPr>
      <w:i/>
      <w:sz w:val="18"/>
    </w:rPr>
  </w:style>
  <w:style w:type="paragraph" w:styleId="Heading6">
    <w:name w:val="heading 6"/>
    <w:basedOn w:val="Normal"/>
    <w:next w:val="Normal"/>
    <w:link w:val="Heading6Char"/>
    <w:qFormat/>
    <w:rsid w:val="00F419FA"/>
    <w:pPr>
      <w:keepNext/>
      <w:numPr>
        <w:numId w:val="1"/>
      </w:numPr>
      <w:spacing w:after="0" w:line="240" w:lineRule="auto"/>
      <w:outlineLvl w:val="5"/>
    </w:pPr>
    <w:rPr>
      <w:rFonts w:ascii="Arial" w:eastAsia="Times New Roman" w:hAnsi="Arial" w:cs="Arial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11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511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11C97"/>
  </w:style>
  <w:style w:type="paragraph" w:styleId="Footer">
    <w:name w:val="footer"/>
    <w:basedOn w:val="Normal"/>
    <w:link w:val="FooterChar"/>
    <w:uiPriority w:val="99"/>
    <w:unhideWhenUsed/>
    <w:rsid w:val="00511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C97"/>
  </w:style>
  <w:style w:type="paragraph" w:styleId="Caption">
    <w:name w:val="caption"/>
    <w:basedOn w:val="Normal"/>
    <w:next w:val="Normal"/>
    <w:uiPriority w:val="35"/>
    <w:unhideWhenUsed/>
    <w:qFormat/>
    <w:rsid w:val="002A3286"/>
    <w:pPr>
      <w:jc w:val="center"/>
    </w:pPr>
    <w:rPr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A3286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222CA2"/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A3883"/>
    <w:rPr>
      <w:i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661E6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5D2C0B"/>
    <w:rPr>
      <w:i/>
      <w:sz w:val="18"/>
    </w:rPr>
  </w:style>
  <w:style w:type="paragraph" w:styleId="ListParagraph">
    <w:name w:val="List Paragraph"/>
    <w:basedOn w:val="Normal"/>
    <w:link w:val="ListParagraphChar"/>
    <w:uiPriority w:val="34"/>
    <w:qFormat/>
    <w:rsid w:val="00F419F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F419FA"/>
    <w:rPr>
      <w:rFonts w:ascii="Arial" w:eastAsia="Times New Roman" w:hAnsi="Arial" w:cs="Arial"/>
      <w:b/>
      <w:bCs/>
      <w:sz w:val="28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4FD3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DF4FD3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DF4FD3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C79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ETNumberedTableItems">
    <w:name w:val="ET Numbered Table Items"/>
    <w:basedOn w:val="Normal"/>
    <w:rsid w:val="002824DA"/>
    <w:pPr>
      <w:numPr>
        <w:numId w:val="2"/>
      </w:numPr>
      <w:spacing w:before="40" w:after="40" w:line="300" w:lineRule="auto"/>
      <w:ind w:right="115"/>
      <w:contextualSpacing/>
    </w:pPr>
    <w:rPr>
      <w:rFonts w:ascii="Arial" w:eastAsiaTheme="minorEastAsia" w:hAnsi="Arial"/>
      <w:sz w:val="20"/>
      <w:szCs w:val="40"/>
    </w:rPr>
  </w:style>
  <w:style w:type="table" w:customStyle="1" w:styleId="ETStandardwith1headerrow2">
    <w:name w:val="ET Standard with 1 header row2"/>
    <w:basedOn w:val="TableNormal"/>
    <w:uiPriority w:val="99"/>
    <w:rsid w:val="002824DA"/>
    <w:pPr>
      <w:spacing w:before="40" w:after="40" w:line="300" w:lineRule="auto"/>
      <w:ind w:left="115" w:right="115"/>
      <w:contextualSpacing/>
    </w:pPr>
    <w:rPr>
      <w:rFonts w:ascii="Arial" w:eastAsiaTheme="minorEastAsia" w:hAnsi="Arial"/>
      <w:color w:val="454D52"/>
      <w:sz w:val="20"/>
      <w:szCs w:val="20"/>
    </w:rPr>
    <w:tblPr>
      <w:tblStyleRow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72" w:type="dxa"/>
        <w:left w:w="0" w:type="dxa"/>
        <w:bottom w:w="72" w:type="dxa"/>
        <w:right w:w="0" w:type="dxa"/>
      </w:tblCellMar>
    </w:tblPr>
    <w:trPr>
      <w:cantSplit/>
    </w:trPr>
    <w:tcPr>
      <w:shd w:val="clear" w:color="auto" w:fill="F3F3F3"/>
    </w:tcPr>
    <w:tblStylePr w:type="firstRow">
      <w:pPr>
        <w:wordWrap/>
        <w:spacing w:beforeLines="0" w:beforeAutospacing="0" w:afterLines="0" w:afterAutospacing="0"/>
        <w:contextualSpacing w:val="0"/>
        <w:jc w:val="left"/>
      </w:pPr>
      <w:rPr>
        <w:rFonts w:ascii="Arial" w:hAnsi="Arial"/>
        <w:b/>
        <w:bCs/>
        <w:color w:val="F3F3F3"/>
        <w:sz w:val="24"/>
        <w:szCs w:val="24"/>
      </w:rPr>
      <w:tblPr/>
      <w:trPr>
        <w:tblHeader/>
      </w:trPr>
      <w:tcPr>
        <w:shd w:val="clear" w:color="auto" w:fill="60A0C2"/>
      </w:tcPr>
    </w:tblStylePr>
    <w:tblStylePr w:type="band1Horz">
      <w:rPr>
        <w:rFonts w:ascii="Arial" w:hAnsi="Arial"/>
        <w:sz w:val="24"/>
      </w:rPr>
    </w:tblStylePr>
    <w:tblStylePr w:type="band2Horz">
      <w:rPr>
        <w:rFonts w:ascii="Arial" w:hAnsi="Arial"/>
        <w:sz w:val="24"/>
      </w:rPr>
    </w:tblStylePr>
  </w:style>
  <w:style w:type="character" w:customStyle="1" w:styleId="normaltextrun">
    <w:name w:val="normaltextrun"/>
    <w:basedOn w:val="DefaultParagraphFont"/>
    <w:rsid w:val="00420E99"/>
  </w:style>
  <w:style w:type="paragraph" w:customStyle="1" w:styleId="paragraph">
    <w:name w:val="paragraph"/>
    <w:basedOn w:val="Normal"/>
    <w:rsid w:val="00B77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7752F"/>
  </w:style>
  <w:style w:type="character" w:customStyle="1" w:styleId="scxw187283316">
    <w:name w:val="scxw187283316"/>
    <w:basedOn w:val="DefaultParagraphFont"/>
    <w:rsid w:val="00B7752F"/>
  </w:style>
  <w:style w:type="character" w:customStyle="1" w:styleId="scxw120061321">
    <w:name w:val="scxw120061321"/>
    <w:basedOn w:val="DefaultParagraphFont"/>
    <w:rsid w:val="00B7752F"/>
  </w:style>
  <w:style w:type="character" w:styleId="CommentReference">
    <w:name w:val="annotation reference"/>
    <w:basedOn w:val="DefaultParagraphFont"/>
    <w:unhideWhenUsed/>
    <w:rsid w:val="00052165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52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52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2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21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70A4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66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9D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510"/>
    <w:rPr>
      <w:color w:val="605E5C"/>
      <w:shd w:val="clear" w:color="auto" w:fill="E1DFDD"/>
    </w:rPr>
  </w:style>
  <w:style w:type="paragraph" w:customStyle="1" w:styleId="Default">
    <w:name w:val="Default"/>
    <w:rsid w:val="00627845"/>
    <w:pPr>
      <w:autoSpaceDE w:val="0"/>
      <w:autoSpaceDN w:val="0"/>
      <w:adjustRightInd w:val="0"/>
      <w:spacing w:after="0" w:line="240" w:lineRule="auto"/>
    </w:pPr>
    <w:rPr>
      <w:rFonts w:ascii="Discover Sans Medium" w:hAnsi="Discover Sans Medium" w:cs="Discover Sans Medium"/>
      <w:color w:val="000000"/>
      <w:sz w:val="24"/>
      <w:szCs w:val="24"/>
    </w:rPr>
  </w:style>
  <w:style w:type="character" w:customStyle="1" w:styleId="A2">
    <w:name w:val="A2"/>
    <w:uiPriority w:val="99"/>
    <w:rsid w:val="00EE2A48"/>
    <w:rPr>
      <w:rFonts w:cs="Discover Sans Medium"/>
      <w:color w:val="22223E"/>
      <w:sz w:val="18"/>
      <w:szCs w:val="18"/>
    </w:rPr>
  </w:style>
  <w:style w:type="paragraph" w:customStyle="1" w:styleId="Pa11">
    <w:name w:val="Pa11"/>
    <w:basedOn w:val="Default"/>
    <w:next w:val="Default"/>
    <w:uiPriority w:val="99"/>
    <w:rsid w:val="00040C38"/>
    <w:pPr>
      <w:spacing w:line="18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haleighstern@discover.com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3FF2625FA9A54CBB6F164D29BF3573" ma:contentTypeVersion="12" ma:contentTypeDescription="Create a new document." ma:contentTypeScope="" ma:versionID="4950116e543456ee5136b06999ea1106">
  <xsd:schema xmlns:xsd="http://www.w3.org/2001/XMLSchema" xmlns:xs="http://www.w3.org/2001/XMLSchema" xmlns:p="http://schemas.microsoft.com/office/2006/metadata/properties" xmlns:ns2="f528c4d2-f255-4eee-9af6-9db31a56072e" xmlns:ns3="2cf99845-43b4-4e30-b4a5-d4f5c49c42b0" targetNamespace="http://schemas.microsoft.com/office/2006/metadata/properties" ma:root="true" ma:fieldsID="6b1ab3ed2ddf2b0bd454368f05b15bb8" ns2:_="" ns3:_="">
    <xsd:import namespace="f528c4d2-f255-4eee-9af6-9db31a56072e"/>
    <xsd:import namespace="2cf99845-43b4-4e30-b4a5-d4f5c49c42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28c4d2-f255-4eee-9af6-9db31a5607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f99845-43b4-4e30-b4a5-d4f5c49c42b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FAC87-C868-44DB-9571-3989B6FCCE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D867B2-7622-4D7B-9F11-E9B0973024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3C5419-DC10-449C-B023-8877FA99C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28c4d2-f255-4eee-9af6-9db31a56072e"/>
    <ds:schemaRef ds:uri="2cf99845-43b4-4e30-b4a5-d4f5c49c42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1D9E50-5650-43CF-9963-5D91BBE6FF8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cc71aa7-c92e-49b0-a10c-8c6e039be242}" enabled="1" method="Privileged" siteId="{f3f068cf-080c-4824-a912-f8c4633bd45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1540</Words>
  <Characters>8781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Responsys</Company>
  <LinksUpToDate>false</LinksUpToDate>
  <CharactersWithSpaces>10301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Josh Noble</dc:creator>
  <cp:lastModifiedBy>Haleigh Stern</cp:lastModifiedBy>
  <cp:revision>5</cp:revision>
  <dcterms:created xsi:type="dcterms:W3CDTF">2023-04-19T17:55:00Z</dcterms:created>
  <dcterms:modified xsi:type="dcterms:W3CDTF">2023-04-19T18:16:00Z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0x010100433FF2625FA9A54CBB6F164D29BF3573</vt:lpwstr>
  </property>
  <property fmtid="{D5CDD505-2E9C-101B-9397-08002B2CF9AE}" pid="3" name="ClassificationContentMarkingFooterShapeIds">
    <vt:lpwstr>6,8,9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Internal</vt:lpwstr>
  </property>
</Properties>
</file>